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69B166"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Demand Letter against Local Union 28</w:t>
      </w:r>
    </w:p>
    <w:p w14:paraId="0DC77298"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3783F135" w14:textId="77777777" w:rsidR="00A4784A" w:rsidRPr="00A4784A" w:rsidRDefault="00A4784A" w:rsidP="00A4784A">
      <w:pPr>
        <w:spacing w:after="0" w:line="240" w:lineRule="auto"/>
        <w:jc w:val="right"/>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r w:rsidRPr="00A4784A">
        <w:rPr>
          <w:rFonts w:ascii="Times New Roman" w:eastAsia="Times New Roman" w:hAnsi="Times New Roman" w:cs="Times New Roman"/>
          <w:color w:val="000000"/>
          <w:kern w:val="0"/>
          <w:sz w:val="28"/>
          <w:szCs w:val="28"/>
          <w14:ligatures w14:val="none"/>
        </w:rPr>
        <w:tab/>
      </w:r>
      <w:r w:rsidRPr="00622F24">
        <w:rPr>
          <w:rFonts w:ascii="Times New Roman" w:eastAsia="Times New Roman" w:hAnsi="Times New Roman" w:cs="Times New Roman"/>
          <w:color w:val="000000"/>
          <w:kern w:val="0"/>
          <w:sz w:val="28"/>
          <w:szCs w:val="28"/>
          <w:highlight w:val="yellow"/>
          <w14:ligatures w14:val="none"/>
          <w:rPrChange w:id="0" w:author="Jacqueline  Carranza" w:date="2024-06-20T12:15:00Z" w16du:dateUtc="2024-06-20T16:15:00Z">
            <w:rPr>
              <w:rFonts w:ascii="Times New Roman" w:eastAsia="Times New Roman" w:hAnsi="Times New Roman" w:cs="Times New Roman"/>
              <w:color w:val="000000"/>
              <w:kern w:val="0"/>
              <w:sz w:val="28"/>
              <w:szCs w:val="28"/>
              <w14:ligatures w14:val="none"/>
            </w:rPr>
          </w:rPrChange>
        </w:rPr>
        <w:t>DATE:</w:t>
      </w:r>
    </w:p>
    <w:p w14:paraId="5BC95CBD"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b/>
          <w:bCs/>
          <w:color w:val="000000"/>
          <w:kern w:val="0"/>
          <w:sz w:val="28"/>
          <w:szCs w:val="28"/>
          <w:u w:val="single"/>
          <w14:ligatures w14:val="none"/>
        </w:rPr>
        <w:t>BY E-MAIL</w:t>
      </w:r>
    </w:p>
    <w:p w14:paraId="56F79A5F"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Salvatore Starace</w:t>
      </w:r>
    </w:p>
    <w:p w14:paraId="73EA14F0"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SMART</w:t>
      </w:r>
    </w:p>
    <w:p w14:paraId="763220A3"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1750 New York Avenue, NW</w:t>
      </w:r>
    </w:p>
    <w:p w14:paraId="7C1B0B51"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6</w:t>
      </w:r>
      <w:r w:rsidRPr="00A4784A">
        <w:rPr>
          <w:rFonts w:ascii="Times New Roman" w:eastAsia="Times New Roman" w:hAnsi="Times New Roman" w:cs="Times New Roman"/>
          <w:color w:val="000000"/>
          <w:kern w:val="0"/>
          <w:sz w:val="28"/>
          <w:szCs w:val="28"/>
          <w:vertAlign w:val="superscript"/>
          <w14:ligatures w14:val="none"/>
        </w:rPr>
        <w:t>th</w:t>
      </w:r>
      <w:r w:rsidRPr="00A4784A">
        <w:rPr>
          <w:rFonts w:ascii="Times New Roman" w:eastAsia="Times New Roman" w:hAnsi="Times New Roman" w:cs="Times New Roman"/>
          <w:color w:val="000000"/>
          <w:kern w:val="0"/>
          <w:sz w:val="28"/>
          <w:szCs w:val="28"/>
          <w14:ligatures w14:val="none"/>
        </w:rPr>
        <w:t xml:space="preserve"> floor, Washington, DC 20006</w:t>
      </w:r>
    </w:p>
    <w:p w14:paraId="348E173D"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4A1E5FE4"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Re: Sexual harassment at Local Union 28</w:t>
      </w:r>
    </w:p>
    <w:p w14:paraId="0A519AC7" w14:textId="77777777"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w:t>
      </w:r>
    </w:p>
    <w:p w14:paraId="77AB7BD0" w14:textId="77777777" w:rsidR="00A4784A" w:rsidRPr="00A4784A" w:rsidRDefault="00A4784A" w:rsidP="002B380F">
      <w:pPr>
        <w:spacing w:before="240" w:after="240" w:line="240" w:lineRule="auto"/>
        <w:jc w:val="both"/>
        <w:rPr>
          <w:rFonts w:ascii="Times New Roman" w:eastAsia="Times New Roman" w:hAnsi="Times New Roman" w:cs="Times New Roman"/>
          <w:kern w:val="0"/>
          <w:sz w:val="28"/>
          <w:szCs w:val="28"/>
          <w14:ligatures w14:val="none"/>
        </w:rPr>
        <w:pPrChange w:id="1" w:author="Jacqueline  Carranza" w:date="2024-06-20T10:55:00Z" w16du:dateUtc="2024-06-20T14:55: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Dear Mr. Starace,</w:t>
      </w:r>
    </w:p>
    <w:p w14:paraId="08B9CB42" w14:textId="0D4949EF" w:rsidR="00A4784A" w:rsidRPr="00A4784A" w:rsidRDefault="00A4784A" w:rsidP="002B380F">
      <w:pPr>
        <w:spacing w:before="240" w:after="240" w:line="240" w:lineRule="auto"/>
        <w:ind w:firstLine="720"/>
        <w:jc w:val="both"/>
        <w:rPr>
          <w:rFonts w:ascii="Times New Roman" w:eastAsia="Times New Roman" w:hAnsi="Times New Roman" w:cs="Times New Roman"/>
          <w:kern w:val="0"/>
          <w:sz w:val="28"/>
          <w:szCs w:val="28"/>
          <w14:ligatures w14:val="none"/>
        </w:rPr>
        <w:pPrChange w:id="2" w:author="Jacqueline  Carranza" w:date="2024-06-20T10:55:00Z" w16du:dateUtc="2024-06-20T14:55: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We have the tremendous privilege of representing Nia Meltzer in connection with her sexual harassment claims against Local Union 28</w:t>
      </w:r>
      <w:del w:id="3" w:author="Jacqueline  Carranza" w:date="2024-06-20T10:50:00Z" w16du:dateUtc="2024-06-20T14:50:00Z">
        <w:r w:rsidRPr="00A4784A" w:rsidDel="002B380F">
          <w:rPr>
            <w:rFonts w:ascii="Times New Roman" w:eastAsia="Times New Roman" w:hAnsi="Times New Roman" w:cs="Times New Roman"/>
            <w:color w:val="000000"/>
            <w:kern w:val="0"/>
            <w:sz w:val="28"/>
            <w:szCs w:val="28"/>
            <w14:ligatures w14:val="none"/>
          </w:rPr>
          <w:delText>, Delta Sheet Metal, at LaGuardia Airport</w:delText>
        </w:r>
      </w:del>
      <w:r w:rsidRPr="00A4784A">
        <w:rPr>
          <w:rFonts w:ascii="Times New Roman" w:eastAsia="Times New Roman" w:hAnsi="Times New Roman" w:cs="Times New Roman"/>
          <w:color w:val="000000"/>
          <w:kern w:val="0"/>
          <w:sz w:val="28"/>
          <w:szCs w:val="28"/>
          <w14:ligatures w14:val="none"/>
        </w:rPr>
        <w:t xml:space="preserve"> in violation of the New York City Human Rights Law (“NYCHRL”) and New York State Human Rights Law (“</w:t>
      </w:r>
      <w:commentRangeStart w:id="4"/>
      <w:r w:rsidRPr="00A4784A">
        <w:rPr>
          <w:rFonts w:ascii="Times New Roman" w:eastAsia="Times New Roman" w:hAnsi="Times New Roman" w:cs="Times New Roman"/>
          <w:color w:val="000000"/>
          <w:kern w:val="0"/>
          <w:sz w:val="28"/>
          <w:szCs w:val="28"/>
          <w14:ligatures w14:val="none"/>
        </w:rPr>
        <w:t>NYSHRL</w:t>
      </w:r>
      <w:commentRangeEnd w:id="4"/>
      <w:r w:rsidR="002B380F">
        <w:rPr>
          <w:rStyle w:val="CommentReference"/>
        </w:rPr>
        <w:commentReference w:id="4"/>
      </w:r>
      <w:r w:rsidRPr="00A4784A">
        <w:rPr>
          <w:rFonts w:ascii="Times New Roman" w:eastAsia="Times New Roman" w:hAnsi="Times New Roman" w:cs="Times New Roman"/>
          <w:color w:val="000000"/>
          <w:kern w:val="0"/>
          <w:sz w:val="28"/>
          <w:szCs w:val="28"/>
          <w14:ligatures w14:val="none"/>
        </w:rPr>
        <w:t>”).</w:t>
      </w:r>
    </w:p>
    <w:p w14:paraId="5AB75DA5" w14:textId="77777777" w:rsidR="00A4784A" w:rsidRPr="00A4784A" w:rsidRDefault="00A4784A" w:rsidP="002B380F">
      <w:pPr>
        <w:spacing w:after="0" w:line="240" w:lineRule="auto"/>
        <w:jc w:val="both"/>
        <w:rPr>
          <w:rFonts w:ascii="Times New Roman" w:eastAsia="Times New Roman" w:hAnsi="Times New Roman" w:cs="Times New Roman"/>
          <w:kern w:val="0"/>
          <w:sz w:val="28"/>
          <w:szCs w:val="28"/>
          <w14:ligatures w14:val="none"/>
        </w:rPr>
        <w:pPrChange w:id="5" w:author="Jacqueline  Carranza" w:date="2024-06-20T10:55:00Z" w16du:dateUtc="2024-06-20T14:55:00Z">
          <w:pPr>
            <w:spacing w:after="0" w:line="240" w:lineRule="auto"/>
          </w:pPr>
        </w:pPrChange>
      </w:pPr>
    </w:p>
    <w:p w14:paraId="47906566" w14:textId="4DCA6DF5" w:rsidR="00A4784A" w:rsidRPr="00A4784A" w:rsidDel="002B380F" w:rsidRDefault="00A4784A" w:rsidP="002B380F">
      <w:pPr>
        <w:spacing w:before="240" w:after="240" w:line="240" w:lineRule="auto"/>
        <w:ind w:firstLine="720"/>
        <w:jc w:val="both"/>
        <w:rPr>
          <w:del w:id="6" w:author="Jacqueline  Carranza" w:date="2024-06-20T10:54:00Z" w16du:dateUtc="2024-06-20T14:54:00Z"/>
          <w:rFonts w:ascii="Times New Roman" w:eastAsia="Times New Roman" w:hAnsi="Times New Roman" w:cs="Times New Roman"/>
          <w:kern w:val="0"/>
          <w:sz w:val="28"/>
          <w:szCs w:val="28"/>
          <w14:ligatures w14:val="none"/>
        </w:rPr>
        <w:pPrChange w:id="7" w:author="Jacqueline  Carranza" w:date="2024-06-20T10:55:00Z" w16du:dateUtc="2024-06-20T14:55: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This letter outlines a series of concerning incidents of sexual harassment at Local Union 28 that transpired through</w:t>
      </w:r>
      <w:ins w:id="8" w:author="Jacqueline  Carranza" w:date="2024-06-20T10:53:00Z" w16du:dateUtc="2024-06-20T14:53:00Z">
        <w:r w:rsidR="002B380F">
          <w:rPr>
            <w:rFonts w:ascii="Times New Roman" w:eastAsia="Times New Roman" w:hAnsi="Times New Roman" w:cs="Times New Roman"/>
            <w:color w:val="000000"/>
            <w:kern w:val="0"/>
            <w:sz w:val="28"/>
            <w:szCs w:val="28"/>
            <w14:ligatures w14:val="none"/>
          </w:rPr>
          <w:t xml:space="preserve"> a magnitude of stalking text messa</w:t>
        </w:r>
      </w:ins>
      <w:ins w:id="9" w:author="Jacqueline  Carranza" w:date="2024-06-20T10:54:00Z" w16du:dateUtc="2024-06-20T14:54:00Z">
        <w:r w:rsidR="002B380F">
          <w:rPr>
            <w:rFonts w:ascii="Times New Roman" w:eastAsia="Times New Roman" w:hAnsi="Times New Roman" w:cs="Times New Roman"/>
            <w:color w:val="000000"/>
            <w:kern w:val="0"/>
            <w:sz w:val="28"/>
            <w:szCs w:val="28"/>
            <w14:ligatures w14:val="none"/>
          </w:rPr>
          <w:t xml:space="preserve">ges </w:t>
        </w:r>
      </w:ins>
      <w:ins w:id="10" w:author="Jacqueline  Carranza" w:date="2024-06-20T11:20:00Z" w16du:dateUtc="2024-06-20T15:20:00Z">
        <w:r w:rsidR="004D6971">
          <w:rPr>
            <w:rFonts w:ascii="Times New Roman" w:eastAsia="Times New Roman" w:hAnsi="Times New Roman" w:cs="Times New Roman"/>
            <w:color w:val="000000"/>
            <w:kern w:val="0"/>
            <w:sz w:val="28"/>
            <w:szCs w:val="28"/>
            <w14:ligatures w14:val="none"/>
          </w:rPr>
          <w:t>by a coworker requesting</w:t>
        </w:r>
      </w:ins>
      <w:ins w:id="11" w:author="Jacqueline  Carranza" w:date="2024-06-20T10:54:00Z" w16du:dateUtc="2024-06-20T14:54:00Z">
        <w:r w:rsidR="002B380F">
          <w:rPr>
            <w:rFonts w:ascii="Times New Roman" w:eastAsia="Times New Roman" w:hAnsi="Times New Roman" w:cs="Times New Roman"/>
            <w:color w:val="000000"/>
            <w:kern w:val="0"/>
            <w:sz w:val="28"/>
            <w:szCs w:val="28"/>
            <w14:ligatures w14:val="none"/>
          </w:rPr>
          <w:t xml:space="preserve"> sexual favors</w:t>
        </w:r>
      </w:ins>
      <w:ins w:id="12" w:author="Jacqueline  Carranza" w:date="2024-06-20T11:13:00Z" w16du:dateUtc="2024-06-20T15:13:00Z">
        <w:r w:rsidR="004D6971">
          <w:rPr>
            <w:rFonts w:ascii="Times New Roman" w:eastAsia="Times New Roman" w:hAnsi="Times New Roman" w:cs="Times New Roman"/>
            <w:color w:val="000000"/>
            <w:kern w:val="0"/>
            <w:sz w:val="28"/>
            <w:szCs w:val="28"/>
            <w14:ligatures w14:val="none"/>
          </w:rPr>
          <w:t xml:space="preserve"> </w:t>
        </w:r>
      </w:ins>
      <w:ins w:id="13" w:author="Jacqueline  Carranza" w:date="2024-06-20T11:20:00Z" w16du:dateUtc="2024-06-20T15:20:00Z">
        <w:r w:rsidR="004D6971">
          <w:rPr>
            <w:rFonts w:ascii="Times New Roman" w:eastAsia="Times New Roman" w:hAnsi="Times New Roman" w:cs="Times New Roman"/>
            <w:color w:val="000000"/>
            <w:kern w:val="0"/>
            <w:sz w:val="28"/>
            <w:szCs w:val="28"/>
            <w14:ligatures w14:val="none"/>
          </w:rPr>
          <w:t>from Ms. Meltzer.</w:t>
        </w:r>
      </w:ins>
      <w:del w:id="14" w:author="Jacqueline  Carranza" w:date="2024-06-20T10:53:00Z" w16du:dateUtc="2024-06-20T14:53:00Z">
        <w:r w:rsidRPr="00A4784A" w:rsidDel="002B380F">
          <w:rPr>
            <w:rFonts w:ascii="Times New Roman" w:eastAsia="Times New Roman" w:hAnsi="Times New Roman" w:cs="Times New Roman"/>
            <w:color w:val="000000"/>
            <w:kern w:val="0"/>
            <w:sz w:val="28"/>
            <w:szCs w:val="28"/>
            <w14:ligatures w14:val="none"/>
          </w:rPr>
          <w:delText xml:space="preserve"> text message.</w:delText>
        </w:r>
      </w:del>
    </w:p>
    <w:p w14:paraId="098EC776" w14:textId="77777777" w:rsidR="00A4784A" w:rsidRPr="00A4784A" w:rsidRDefault="00A4784A" w:rsidP="002B380F">
      <w:pPr>
        <w:spacing w:before="240" w:after="240" w:line="240" w:lineRule="auto"/>
        <w:ind w:firstLine="720"/>
        <w:jc w:val="both"/>
        <w:rPr>
          <w:rFonts w:ascii="Times New Roman" w:eastAsia="Times New Roman" w:hAnsi="Times New Roman" w:cs="Times New Roman"/>
          <w:kern w:val="0"/>
          <w:sz w:val="28"/>
          <w:szCs w:val="28"/>
          <w14:ligatures w14:val="none"/>
        </w:rPr>
        <w:pPrChange w:id="15" w:author="Jacqueline  Carranza" w:date="2024-06-20T10:55:00Z" w16du:dateUtc="2024-06-20T14:55:00Z">
          <w:pPr>
            <w:spacing w:after="0" w:line="240" w:lineRule="auto"/>
          </w:pPr>
        </w:pPrChange>
      </w:pPr>
    </w:p>
    <w:p w14:paraId="45869F55" w14:textId="4E19449F" w:rsidR="00A4784A" w:rsidRPr="0011168C" w:rsidRDefault="00A4784A" w:rsidP="0011168C">
      <w:pPr>
        <w:spacing w:before="240" w:after="240" w:line="240" w:lineRule="auto"/>
        <w:ind w:firstLine="720"/>
        <w:jc w:val="both"/>
        <w:rPr>
          <w:rFonts w:ascii="Times New Roman" w:eastAsia="Times New Roman" w:hAnsi="Times New Roman" w:cs="Times New Roman"/>
          <w:color w:val="000000"/>
          <w:kern w:val="0"/>
          <w:sz w:val="28"/>
          <w:szCs w:val="28"/>
          <w14:ligatures w14:val="none"/>
          <w:rPrChange w:id="16" w:author="Jacqueline  Carranza" w:date="2024-06-20T11:22:00Z" w16du:dateUtc="2024-06-20T15:22:00Z">
            <w:rPr>
              <w:rFonts w:ascii="Times New Roman" w:eastAsia="Times New Roman" w:hAnsi="Times New Roman" w:cs="Times New Roman"/>
              <w:kern w:val="0"/>
              <w:sz w:val="28"/>
              <w:szCs w:val="28"/>
              <w14:ligatures w14:val="none"/>
            </w:rPr>
          </w:rPrChange>
        </w:rPr>
        <w:pPrChange w:id="17" w:author="Jacqueline  Carranza" w:date="2024-06-20T11:22:00Z" w16du:dateUtc="2024-06-20T15:22:00Z">
          <w:pPr>
            <w:spacing w:before="240" w:after="240" w:line="240" w:lineRule="auto"/>
          </w:pPr>
        </w:pPrChange>
      </w:pPr>
      <w:commentRangeStart w:id="18"/>
      <w:r w:rsidRPr="00A4784A">
        <w:rPr>
          <w:rFonts w:ascii="Times New Roman" w:eastAsia="Times New Roman" w:hAnsi="Times New Roman" w:cs="Times New Roman"/>
          <w:color w:val="000000"/>
          <w:kern w:val="0"/>
          <w:sz w:val="28"/>
          <w:szCs w:val="28"/>
          <w14:ligatures w14:val="none"/>
        </w:rPr>
        <w:t>During</w:t>
      </w:r>
      <w:commentRangeEnd w:id="18"/>
      <w:r w:rsidR="002B380F">
        <w:rPr>
          <w:rStyle w:val="CommentReference"/>
        </w:rPr>
        <w:commentReference w:id="18"/>
      </w:r>
      <w:r w:rsidRPr="00A4784A">
        <w:rPr>
          <w:rFonts w:ascii="Times New Roman" w:eastAsia="Times New Roman" w:hAnsi="Times New Roman" w:cs="Times New Roman"/>
          <w:color w:val="000000"/>
          <w:kern w:val="0"/>
          <w:sz w:val="28"/>
          <w:szCs w:val="28"/>
          <w14:ligatures w14:val="none"/>
        </w:rPr>
        <w:t xml:space="preserve"> Ms. Meltzer's </w:t>
      </w:r>
      <w:del w:id="19" w:author="Jacqueline  Carranza" w:date="2024-06-20T11:10:00Z" w16du:dateUtc="2024-06-20T15:10:00Z">
        <w:r w:rsidRPr="00A4784A" w:rsidDel="004D6971">
          <w:rPr>
            <w:rFonts w:ascii="Times New Roman" w:eastAsia="Times New Roman" w:hAnsi="Times New Roman" w:cs="Times New Roman"/>
            <w:color w:val="000000"/>
            <w:kern w:val="0"/>
            <w:sz w:val="28"/>
            <w:szCs w:val="28"/>
            <w14:ligatures w14:val="none"/>
          </w:rPr>
          <w:delText>time working</w:delText>
        </w:r>
      </w:del>
      <w:ins w:id="20" w:author="Jacqueline  Carranza" w:date="2024-06-20T11:10:00Z" w16du:dateUtc="2024-06-20T15:10:00Z">
        <w:r w:rsidR="004D6971">
          <w:rPr>
            <w:rFonts w:ascii="Times New Roman" w:eastAsia="Times New Roman" w:hAnsi="Times New Roman" w:cs="Times New Roman"/>
            <w:color w:val="000000"/>
            <w:kern w:val="0"/>
            <w:sz w:val="28"/>
            <w:szCs w:val="28"/>
            <w14:ligatures w14:val="none"/>
          </w:rPr>
          <w:t>tenure</w:t>
        </w:r>
      </w:ins>
      <w:r w:rsidRPr="00A4784A">
        <w:rPr>
          <w:rFonts w:ascii="Times New Roman" w:eastAsia="Times New Roman" w:hAnsi="Times New Roman" w:cs="Times New Roman"/>
          <w:color w:val="000000"/>
          <w:kern w:val="0"/>
          <w:sz w:val="28"/>
          <w:szCs w:val="28"/>
          <w14:ligatures w14:val="none"/>
        </w:rPr>
        <w:t xml:space="preserve"> at Local Union 28</w:t>
      </w:r>
      <w:ins w:id="21" w:author="Jacqueline  Carranza" w:date="2024-06-20T11:11:00Z" w16du:dateUtc="2024-06-20T15:11:00Z">
        <w:r w:rsidR="004D6971">
          <w:rPr>
            <w:rFonts w:ascii="Times New Roman" w:eastAsia="Times New Roman" w:hAnsi="Times New Roman" w:cs="Times New Roman"/>
            <w:color w:val="000000"/>
            <w:kern w:val="0"/>
            <w:sz w:val="28"/>
            <w:szCs w:val="28"/>
            <w14:ligatures w14:val="none"/>
          </w:rPr>
          <w:t xml:space="preserve"> working for Delta Sheet Metal</w:t>
        </w:r>
      </w:ins>
      <w:r w:rsidRPr="00A4784A">
        <w:rPr>
          <w:rFonts w:ascii="Times New Roman" w:eastAsia="Times New Roman" w:hAnsi="Times New Roman" w:cs="Times New Roman"/>
          <w:color w:val="000000"/>
          <w:kern w:val="0"/>
          <w:sz w:val="28"/>
          <w:szCs w:val="28"/>
          <w14:ligatures w14:val="none"/>
        </w:rPr>
        <w:t xml:space="preserve">, her </w:t>
      </w:r>
      <w:del w:id="22" w:author="Jacqueline  Carranza" w:date="2024-06-20T11:11:00Z" w16du:dateUtc="2024-06-20T15:11:00Z">
        <w:r w:rsidRPr="00A4784A" w:rsidDel="004D6971">
          <w:rPr>
            <w:rFonts w:ascii="Times New Roman" w:eastAsia="Times New Roman" w:hAnsi="Times New Roman" w:cs="Times New Roman"/>
            <w:color w:val="000000"/>
            <w:kern w:val="0"/>
            <w:sz w:val="28"/>
            <w:szCs w:val="28"/>
            <w14:ligatures w14:val="none"/>
          </w:rPr>
          <w:delText>colleague</w:delText>
        </w:r>
      </w:del>
      <w:ins w:id="23" w:author="Jacqueline  Carranza" w:date="2024-06-20T11:11:00Z" w16du:dateUtc="2024-06-20T15:11:00Z">
        <w:r w:rsidR="004D6971" w:rsidRPr="00A4784A">
          <w:rPr>
            <w:rFonts w:ascii="Times New Roman" w:eastAsia="Times New Roman" w:hAnsi="Times New Roman" w:cs="Times New Roman"/>
            <w:color w:val="000000"/>
            <w:kern w:val="0"/>
            <w:sz w:val="28"/>
            <w:szCs w:val="28"/>
            <w14:ligatures w14:val="none"/>
          </w:rPr>
          <w:t>co</w:t>
        </w:r>
        <w:r w:rsidR="004D6971">
          <w:rPr>
            <w:rFonts w:ascii="Times New Roman" w:eastAsia="Times New Roman" w:hAnsi="Times New Roman" w:cs="Times New Roman"/>
            <w:color w:val="000000"/>
            <w:kern w:val="0"/>
            <w:sz w:val="28"/>
            <w:szCs w:val="28"/>
            <w14:ligatures w14:val="none"/>
          </w:rPr>
          <w:t>worker</w:t>
        </w:r>
      </w:ins>
      <w:r w:rsidR="009D19D6">
        <w:rPr>
          <w:rFonts w:ascii="Times New Roman" w:eastAsia="Times New Roman" w:hAnsi="Times New Roman" w:cs="Times New Roman"/>
          <w:color w:val="000000"/>
          <w:kern w:val="0"/>
          <w:sz w:val="28"/>
          <w:szCs w:val="28"/>
          <w14:ligatures w14:val="none"/>
        </w:rPr>
        <w:t xml:space="preserve">, </w:t>
      </w:r>
      <w:r w:rsidRPr="00A4784A">
        <w:rPr>
          <w:rFonts w:ascii="Times New Roman" w:eastAsia="Times New Roman" w:hAnsi="Times New Roman" w:cs="Times New Roman"/>
          <w:color w:val="000000"/>
          <w:kern w:val="0"/>
          <w:sz w:val="28"/>
          <w:szCs w:val="28"/>
          <w14:ligatures w14:val="none"/>
        </w:rPr>
        <w:t>Christopher Barba</w:t>
      </w:r>
      <w:r w:rsidR="009D19D6">
        <w:rPr>
          <w:rFonts w:ascii="Times New Roman" w:eastAsia="Times New Roman" w:hAnsi="Times New Roman" w:cs="Times New Roman"/>
          <w:color w:val="000000"/>
          <w:kern w:val="0"/>
          <w:sz w:val="28"/>
          <w:szCs w:val="28"/>
          <w14:ligatures w14:val="none"/>
        </w:rPr>
        <w:t xml:space="preserve">, </w:t>
      </w:r>
      <w:r w:rsidRPr="00A4784A">
        <w:rPr>
          <w:rFonts w:ascii="Times New Roman" w:eastAsia="Times New Roman" w:hAnsi="Times New Roman" w:cs="Times New Roman"/>
          <w:color w:val="000000"/>
          <w:kern w:val="0"/>
          <w:sz w:val="28"/>
          <w:szCs w:val="28"/>
          <w14:ligatures w14:val="none"/>
        </w:rPr>
        <w:t xml:space="preserve">engaged in a campaign of anonymous harassment through phone calls and messages. </w:t>
      </w:r>
      <w:del w:id="24" w:author="Jacqueline  Carranza" w:date="2024-06-20T11:21:00Z" w16du:dateUtc="2024-06-20T15:21:00Z">
        <w:r w:rsidRPr="00A4784A" w:rsidDel="0011168C">
          <w:rPr>
            <w:rFonts w:ascii="Times New Roman" w:eastAsia="Times New Roman" w:hAnsi="Times New Roman" w:cs="Times New Roman"/>
            <w:color w:val="000000"/>
            <w:kern w:val="0"/>
            <w:sz w:val="28"/>
            <w:szCs w:val="28"/>
            <w14:ligatures w14:val="none"/>
          </w:rPr>
          <w:delText xml:space="preserve">Due to the nature of their jobs, it caused Ms. Meltzer and Mr. Barba to exchange phone numbers to alternate tasks. However, </w:delText>
        </w:r>
      </w:del>
      <w:ins w:id="25" w:author="Jacqueline  Carranza" w:date="2024-06-20T11:21:00Z" w16du:dateUtc="2024-06-20T15:21:00Z">
        <w:r w:rsidR="0011168C">
          <w:rPr>
            <w:rFonts w:ascii="Times New Roman" w:eastAsia="Times New Roman" w:hAnsi="Times New Roman" w:cs="Times New Roman"/>
            <w:color w:val="000000"/>
            <w:kern w:val="0"/>
            <w:sz w:val="28"/>
            <w:szCs w:val="28"/>
            <w14:ligatures w14:val="none"/>
          </w:rPr>
          <w:t>S</w:t>
        </w:r>
      </w:ins>
      <w:del w:id="26" w:author="Jacqueline  Carranza" w:date="2024-06-20T11:21:00Z" w16du:dateUtc="2024-06-20T15:21:00Z">
        <w:r w:rsidRPr="00A4784A" w:rsidDel="0011168C">
          <w:rPr>
            <w:rFonts w:ascii="Times New Roman" w:eastAsia="Times New Roman" w:hAnsi="Times New Roman" w:cs="Times New Roman"/>
            <w:color w:val="000000"/>
            <w:kern w:val="0"/>
            <w:sz w:val="28"/>
            <w:szCs w:val="28"/>
            <w14:ligatures w14:val="none"/>
          </w:rPr>
          <w:delText>s</w:delText>
        </w:r>
      </w:del>
      <w:r w:rsidRPr="00A4784A">
        <w:rPr>
          <w:rFonts w:ascii="Times New Roman" w:eastAsia="Times New Roman" w:hAnsi="Times New Roman" w:cs="Times New Roman"/>
          <w:color w:val="000000"/>
          <w:kern w:val="0"/>
          <w:sz w:val="28"/>
          <w:szCs w:val="28"/>
          <w14:ligatures w14:val="none"/>
        </w:rPr>
        <w:t>oon after</w:t>
      </w:r>
      <w:ins w:id="27" w:author="Jacqueline  Carranza" w:date="2024-06-20T11:21:00Z" w16du:dateUtc="2024-06-20T15:21:00Z">
        <w:r w:rsidR="0011168C">
          <w:rPr>
            <w:rFonts w:ascii="Times New Roman" w:eastAsia="Times New Roman" w:hAnsi="Times New Roman" w:cs="Times New Roman"/>
            <w:color w:val="000000"/>
            <w:kern w:val="0"/>
            <w:sz w:val="28"/>
            <w:szCs w:val="28"/>
            <w14:ligatures w14:val="none"/>
          </w:rPr>
          <w:t xml:space="preserve"> Ms. Meltzer and Mr. Barba exchanged numbers for work purposes</w:t>
        </w:r>
      </w:ins>
      <w:r w:rsidRPr="00A4784A">
        <w:rPr>
          <w:rFonts w:ascii="Times New Roman" w:eastAsia="Times New Roman" w:hAnsi="Times New Roman" w:cs="Times New Roman"/>
          <w:color w:val="000000"/>
          <w:kern w:val="0"/>
          <w:sz w:val="28"/>
          <w:szCs w:val="28"/>
          <w14:ligatures w14:val="none"/>
        </w:rPr>
        <w:t xml:space="preserve">, </w:t>
      </w:r>
      <w:del w:id="28" w:author="Jacqueline  Carranza" w:date="2024-06-20T11:22:00Z" w16du:dateUtc="2024-06-20T15:22:00Z">
        <w:r w:rsidRPr="00A4784A" w:rsidDel="0011168C">
          <w:rPr>
            <w:rFonts w:ascii="Times New Roman" w:eastAsia="Times New Roman" w:hAnsi="Times New Roman" w:cs="Times New Roman"/>
            <w:color w:val="000000"/>
            <w:kern w:val="0"/>
            <w:sz w:val="28"/>
            <w:szCs w:val="28"/>
            <w14:ligatures w14:val="none"/>
          </w:rPr>
          <w:delText xml:space="preserve">Mr. Barba began sending inappropriate messages, suggesting </w:delText>
        </w:r>
      </w:del>
      <w:r w:rsidRPr="00A4784A">
        <w:rPr>
          <w:rFonts w:ascii="Times New Roman" w:eastAsia="Times New Roman" w:hAnsi="Times New Roman" w:cs="Times New Roman"/>
          <w:color w:val="000000"/>
          <w:kern w:val="0"/>
          <w:sz w:val="28"/>
          <w:szCs w:val="28"/>
          <w14:ligatures w14:val="none"/>
        </w:rPr>
        <w:t>Ms. Meltzer</w:t>
      </w:r>
      <w:ins w:id="29" w:author="Jacqueline  Carranza" w:date="2024-06-20T11:22:00Z" w16du:dateUtc="2024-06-20T15:22:00Z">
        <w:r w:rsidR="0011168C">
          <w:rPr>
            <w:rFonts w:ascii="Times New Roman" w:eastAsia="Times New Roman" w:hAnsi="Times New Roman" w:cs="Times New Roman"/>
            <w:color w:val="000000"/>
            <w:kern w:val="0"/>
            <w:sz w:val="28"/>
            <w:szCs w:val="28"/>
            <w14:ligatures w14:val="none"/>
          </w:rPr>
          <w:t xml:space="preserve"> began receiving message</w:t>
        </w:r>
      </w:ins>
      <w:ins w:id="30" w:author="Jacqueline  Carranza" w:date="2024-06-20T11:25:00Z" w16du:dateUtc="2024-06-20T15:25:00Z">
        <w:r w:rsidR="0011168C">
          <w:rPr>
            <w:rFonts w:ascii="Times New Roman" w:eastAsia="Times New Roman" w:hAnsi="Times New Roman" w:cs="Times New Roman"/>
            <w:color w:val="000000"/>
            <w:kern w:val="0"/>
            <w:sz w:val="28"/>
            <w:szCs w:val="28"/>
            <w14:ligatures w14:val="none"/>
          </w:rPr>
          <w:t>s</w:t>
        </w:r>
      </w:ins>
      <w:ins w:id="31" w:author="Jacqueline  Carranza" w:date="2024-06-20T11:22:00Z" w16du:dateUtc="2024-06-20T15:22:00Z">
        <w:r w:rsidR="0011168C">
          <w:rPr>
            <w:rFonts w:ascii="Times New Roman" w:eastAsia="Times New Roman" w:hAnsi="Times New Roman" w:cs="Times New Roman"/>
            <w:color w:val="000000"/>
            <w:kern w:val="0"/>
            <w:sz w:val="28"/>
            <w:szCs w:val="28"/>
            <w14:ligatures w14:val="none"/>
          </w:rPr>
          <w:t xml:space="preserve"> sugges</w:t>
        </w:r>
      </w:ins>
      <w:ins w:id="32" w:author="Jacqueline  Carranza" w:date="2024-06-20T11:23:00Z" w16du:dateUtc="2024-06-20T15:23:00Z">
        <w:r w:rsidR="0011168C">
          <w:rPr>
            <w:rFonts w:ascii="Times New Roman" w:eastAsia="Times New Roman" w:hAnsi="Times New Roman" w:cs="Times New Roman"/>
            <w:color w:val="000000"/>
            <w:kern w:val="0"/>
            <w:sz w:val="28"/>
            <w:szCs w:val="28"/>
            <w14:ligatures w14:val="none"/>
          </w:rPr>
          <w:t>ting her</w:t>
        </w:r>
      </w:ins>
      <w:r w:rsidRPr="00A4784A">
        <w:rPr>
          <w:rFonts w:ascii="Times New Roman" w:eastAsia="Times New Roman" w:hAnsi="Times New Roman" w:cs="Times New Roman"/>
          <w:color w:val="000000"/>
          <w:kern w:val="0"/>
          <w:sz w:val="28"/>
          <w:szCs w:val="28"/>
          <w14:ligatures w14:val="none"/>
        </w:rPr>
        <w:t xml:space="preserve"> to find a “Sugar Daddy.”</w:t>
      </w:r>
      <w:ins w:id="33" w:author="Jacqueline  Carranza" w:date="2024-06-20T11:23:00Z" w16du:dateUtc="2024-06-20T15:23:00Z">
        <w:r w:rsidR="0011168C">
          <w:rPr>
            <w:rFonts w:ascii="Times New Roman" w:eastAsia="Times New Roman" w:hAnsi="Times New Roman" w:cs="Times New Roman"/>
            <w:color w:val="000000"/>
            <w:kern w:val="0"/>
            <w:sz w:val="28"/>
            <w:szCs w:val="28"/>
            <w14:ligatures w14:val="none"/>
          </w:rPr>
          <w:t xml:space="preserve"> At this time, Ms. Meltzer was unaware of the sender’s </w:t>
        </w:r>
        <w:proofErr w:type="spellStart"/>
        <w:r w:rsidR="0011168C">
          <w:rPr>
            <w:rFonts w:ascii="Times New Roman" w:eastAsia="Times New Roman" w:hAnsi="Times New Roman" w:cs="Times New Roman"/>
            <w:color w:val="000000"/>
            <w:kern w:val="0"/>
            <w:sz w:val="28"/>
            <w:szCs w:val="28"/>
            <w14:ligatures w14:val="none"/>
          </w:rPr>
          <w:t>identity</w:t>
        </w:r>
      </w:ins>
      <w:ins w:id="34" w:author="Jacqueline  Carranza" w:date="2024-06-20T11:24:00Z" w16du:dateUtc="2024-06-20T15:24:00Z">
        <w:r w:rsidR="0011168C">
          <w:rPr>
            <w:rFonts w:ascii="Times New Roman" w:eastAsia="Times New Roman" w:hAnsi="Times New Roman" w:cs="Times New Roman"/>
            <w:color w:val="000000"/>
            <w:kern w:val="0"/>
            <w:sz w:val="28"/>
            <w:szCs w:val="28"/>
            <w14:ligatures w14:val="none"/>
          </w:rPr>
          <w:t>.</w:t>
        </w:r>
      </w:ins>
      <w:del w:id="35" w:author="Jacqueline  Carranza" w:date="2024-06-20T11:23:00Z" w16du:dateUtc="2024-06-20T15:23:00Z">
        <w:r w:rsidRPr="00A4784A" w:rsidDel="0011168C">
          <w:rPr>
            <w:rFonts w:ascii="Times New Roman" w:eastAsia="Times New Roman" w:hAnsi="Times New Roman" w:cs="Times New Roman"/>
            <w:color w:val="000000"/>
            <w:kern w:val="0"/>
            <w:sz w:val="28"/>
            <w:szCs w:val="28"/>
            <w14:ligatures w14:val="none"/>
          </w:rPr>
          <w:delText xml:space="preserve"> </w:delText>
        </w:r>
      </w:del>
      <w:r w:rsidRPr="00A4784A">
        <w:rPr>
          <w:rFonts w:ascii="Times New Roman" w:eastAsia="Times New Roman" w:hAnsi="Times New Roman" w:cs="Times New Roman"/>
          <w:color w:val="000000"/>
          <w:kern w:val="0"/>
          <w:sz w:val="28"/>
          <w:szCs w:val="28"/>
          <w14:ligatures w14:val="none"/>
        </w:rPr>
        <w:t>Mr</w:t>
      </w:r>
      <w:proofErr w:type="spellEnd"/>
      <w:r w:rsidRPr="00A4784A">
        <w:rPr>
          <w:rFonts w:ascii="Times New Roman" w:eastAsia="Times New Roman" w:hAnsi="Times New Roman" w:cs="Times New Roman"/>
          <w:color w:val="000000"/>
          <w:kern w:val="0"/>
          <w:sz w:val="28"/>
          <w:szCs w:val="28"/>
          <w14:ligatures w14:val="none"/>
        </w:rPr>
        <w:t xml:space="preserve">. Barba’s communications quickly escalated to more explicit and unsolicited content. Despite Ms. Meltzer’s decision to cease responding, Mr. Barba persisted, becoming </w:t>
      </w:r>
      <w:r w:rsidRPr="00A4784A">
        <w:rPr>
          <w:rFonts w:ascii="Times New Roman" w:eastAsia="Times New Roman" w:hAnsi="Times New Roman" w:cs="Times New Roman"/>
          <w:color w:val="000000"/>
          <w:kern w:val="0"/>
          <w:sz w:val="28"/>
          <w:szCs w:val="28"/>
          <w14:ligatures w14:val="none"/>
        </w:rPr>
        <w:lastRenderedPageBreak/>
        <w:t xml:space="preserve">increasingly aggressive and insistent. </w:t>
      </w:r>
      <w:del w:id="36" w:author="Jacqueline  Carranza" w:date="2024-06-20T11:25:00Z" w16du:dateUtc="2024-06-20T15:25:00Z">
        <w:r w:rsidRPr="00A4784A" w:rsidDel="0011168C">
          <w:rPr>
            <w:rFonts w:ascii="Times New Roman" w:eastAsia="Times New Roman" w:hAnsi="Times New Roman" w:cs="Times New Roman"/>
            <w:color w:val="000000"/>
            <w:kern w:val="0"/>
            <w:sz w:val="28"/>
            <w:szCs w:val="28"/>
            <w14:ligatures w14:val="none"/>
          </w:rPr>
          <w:delText xml:space="preserve">He </w:delText>
        </w:r>
      </w:del>
      <w:ins w:id="37" w:author="Jacqueline  Carranza" w:date="2024-06-20T11:25:00Z" w16du:dateUtc="2024-06-20T15:25:00Z">
        <w:r w:rsidR="0011168C">
          <w:rPr>
            <w:rFonts w:ascii="Times New Roman" w:eastAsia="Times New Roman" w:hAnsi="Times New Roman" w:cs="Times New Roman"/>
            <w:color w:val="000000"/>
            <w:kern w:val="0"/>
            <w:sz w:val="28"/>
            <w:szCs w:val="28"/>
            <w14:ligatures w14:val="none"/>
          </w:rPr>
          <w:t>Mr. Barba</w:t>
        </w:r>
        <w:r w:rsidR="0011168C" w:rsidRPr="00A4784A">
          <w:rPr>
            <w:rFonts w:ascii="Times New Roman" w:eastAsia="Times New Roman" w:hAnsi="Times New Roman" w:cs="Times New Roman"/>
            <w:color w:val="000000"/>
            <w:kern w:val="0"/>
            <w:sz w:val="28"/>
            <w:szCs w:val="28"/>
            <w14:ligatures w14:val="none"/>
          </w:rPr>
          <w:t xml:space="preserve"> </w:t>
        </w:r>
      </w:ins>
      <w:r w:rsidRPr="00A4784A">
        <w:rPr>
          <w:rFonts w:ascii="Times New Roman" w:eastAsia="Times New Roman" w:hAnsi="Times New Roman" w:cs="Times New Roman"/>
          <w:color w:val="000000"/>
          <w:kern w:val="0"/>
          <w:sz w:val="28"/>
          <w:szCs w:val="28"/>
          <w14:ligatures w14:val="none"/>
        </w:rPr>
        <w:t>eventually began to announce to Ms. Meltzer that he was aware of her movements, by asking about her whereabouts as she returned home from work. </w:t>
      </w:r>
    </w:p>
    <w:p w14:paraId="54EF4199" w14:textId="02AFC0DA" w:rsidR="00362C11" w:rsidRDefault="00A4784A" w:rsidP="0011168C">
      <w:pPr>
        <w:spacing w:before="240" w:after="240" w:line="240" w:lineRule="auto"/>
        <w:ind w:firstLine="720"/>
        <w:jc w:val="both"/>
        <w:rPr>
          <w:ins w:id="38" w:author="Jacqueline  Carranza" w:date="2024-06-20T11:32:00Z" w16du:dateUtc="2024-06-20T15:32:00Z"/>
          <w:rFonts w:ascii="Times New Roman" w:eastAsia="Times New Roman" w:hAnsi="Times New Roman" w:cs="Times New Roman"/>
          <w:color w:val="000000"/>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Ms. Meltzer explained her frustrations to personal acquaintances and coworkers, explaining how distressed she was. Ms. Meltzer’s attempt to block Mr. Barba’s number was proved futile, as he continued to harass her using new, anonymous phone numbers. </w:t>
      </w:r>
      <w:del w:id="39" w:author="Jacqueline  Carranza" w:date="2024-06-20T11:38:00Z" w16du:dateUtc="2024-06-20T15:38:00Z">
        <w:r w:rsidRPr="00A4784A" w:rsidDel="00362C11">
          <w:rPr>
            <w:rFonts w:ascii="Times New Roman" w:eastAsia="Times New Roman" w:hAnsi="Times New Roman" w:cs="Times New Roman"/>
            <w:color w:val="000000"/>
            <w:kern w:val="0"/>
            <w:sz w:val="28"/>
            <w:szCs w:val="28"/>
            <w14:ligatures w14:val="none"/>
          </w:rPr>
          <w:delText>The distress caused by these unwanted communications permeated her personal life, leading to her relationship being strained and feeling the need to seek therapy.</w:delText>
        </w:r>
      </w:del>
    </w:p>
    <w:p w14:paraId="17E7DBA2" w14:textId="3B18E16B" w:rsidR="00362C11" w:rsidRDefault="00362C11" w:rsidP="0011168C">
      <w:pPr>
        <w:spacing w:before="240" w:after="240" w:line="240" w:lineRule="auto"/>
        <w:ind w:firstLine="720"/>
        <w:jc w:val="both"/>
        <w:rPr>
          <w:ins w:id="40" w:author="Jacqueline  Carranza" w:date="2024-06-20T11:32:00Z" w16du:dateUtc="2024-06-20T15:32:00Z"/>
          <w:rFonts w:ascii="Times New Roman" w:eastAsia="Times New Roman" w:hAnsi="Times New Roman" w:cs="Times New Roman"/>
          <w:color w:val="000000"/>
          <w:kern w:val="0"/>
          <w:sz w:val="28"/>
          <w:szCs w:val="28"/>
          <w14:ligatures w14:val="none"/>
        </w:rPr>
      </w:pPr>
      <w:ins w:id="41" w:author="Jacqueline  Carranza" w:date="2024-06-20T11:32:00Z" w16du:dateUtc="2024-06-20T15:32:00Z">
        <w:r>
          <w:rPr>
            <w:rFonts w:ascii="Times New Roman" w:eastAsia="Times New Roman" w:hAnsi="Times New Roman" w:cs="Times New Roman"/>
            <w:color w:val="000000"/>
            <w:kern w:val="0"/>
            <w:sz w:val="28"/>
            <w:szCs w:val="28"/>
            <w14:ligatures w14:val="none"/>
          </w:rPr>
          <w:t>[Add change of numbers and covid announcement]</w:t>
        </w:r>
      </w:ins>
    </w:p>
    <w:p w14:paraId="589B52D3" w14:textId="5DD883F1" w:rsidR="00A4784A" w:rsidRPr="00A4784A" w:rsidRDefault="00A4784A" w:rsidP="0011168C">
      <w:pPr>
        <w:spacing w:before="240" w:after="240" w:line="240" w:lineRule="auto"/>
        <w:ind w:firstLine="720"/>
        <w:jc w:val="both"/>
        <w:rPr>
          <w:rFonts w:ascii="Times New Roman" w:eastAsia="Times New Roman" w:hAnsi="Times New Roman" w:cs="Times New Roman"/>
          <w:kern w:val="0"/>
          <w:sz w:val="28"/>
          <w:szCs w:val="28"/>
          <w14:ligatures w14:val="none"/>
        </w:rPr>
        <w:pPrChange w:id="42" w:author="Jacqueline  Carranza" w:date="2024-06-20T11:30:00Z" w16du:dateUtc="2024-06-20T15:30: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 xml:space="preserve"> </w:t>
      </w:r>
      <w:del w:id="43" w:author="Jacqueline  Carranza" w:date="2024-06-20T11:26:00Z" w16du:dateUtc="2024-06-20T15:26:00Z">
        <w:r w:rsidRPr="00A4784A" w:rsidDel="0011168C">
          <w:rPr>
            <w:rFonts w:ascii="Times New Roman" w:eastAsia="Times New Roman" w:hAnsi="Times New Roman" w:cs="Times New Roman"/>
            <w:color w:val="000000"/>
            <w:kern w:val="0"/>
            <w:sz w:val="28"/>
            <w:szCs w:val="28"/>
            <w14:ligatures w14:val="none"/>
          </w:rPr>
          <w:delText>Through Cash App</w:delText>
        </w:r>
      </w:del>
      <w:ins w:id="44" w:author="Jacqueline  Carranza" w:date="2024-06-20T11:26:00Z" w16du:dateUtc="2024-06-20T15:26:00Z">
        <w:r w:rsidR="0011168C">
          <w:rPr>
            <w:rFonts w:ascii="Times New Roman" w:eastAsia="Times New Roman" w:hAnsi="Times New Roman" w:cs="Times New Roman"/>
            <w:color w:val="000000"/>
            <w:kern w:val="0"/>
            <w:sz w:val="28"/>
            <w:szCs w:val="28"/>
            <w14:ligatures w14:val="none"/>
          </w:rPr>
          <w:t>Subsequently</w:t>
        </w:r>
      </w:ins>
      <w:r w:rsidRPr="00A4784A">
        <w:rPr>
          <w:rFonts w:ascii="Times New Roman" w:eastAsia="Times New Roman" w:hAnsi="Times New Roman" w:cs="Times New Roman"/>
          <w:color w:val="000000"/>
          <w:kern w:val="0"/>
          <w:sz w:val="28"/>
          <w:szCs w:val="28"/>
          <w14:ligatures w14:val="none"/>
        </w:rPr>
        <w:t xml:space="preserve">, </w:t>
      </w:r>
      <w:ins w:id="45" w:author="Jacqueline  Carranza" w:date="2024-06-20T11:26:00Z" w16du:dateUtc="2024-06-20T15:26:00Z">
        <w:r w:rsidR="0011168C">
          <w:rPr>
            <w:rFonts w:ascii="Times New Roman" w:eastAsia="Times New Roman" w:hAnsi="Times New Roman" w:cs="Times New Roman"/>
            <w:color w:val="000000"/>
            <w:kern w:val="0"/>
            <w:sz w:val="28"/>
            <w:szCs w:val="28"/>
            <w14:ligatures w14:val="none"/>
          </w:rPr>
          <w:t>Mr. Barba</w:t>
        </w:r>
      </w:ins>
      <w:del w:id="46" w:author="Jacqueline  Carranza" w:date="2024-06-20T11:26:00Z" w16du:dateUtc="2024-06-20T15:26:00Z">
        <w:r w:rsidRPr="00A4784A" w:rsidDel="0011168C">
          <w:rPr>
            <w:rFonts w:ascii="Times New Roman" w:eastAsia="Times New Roman" w:hAnsi="Times New Roman" w:cs="Times New Roman"/>
            <w:color w:val="000000"/>
            <w:kern w:val="0"/>
            <w:sz w:val="28"/>
            <w:szCs w:val="28"/>
            <w14:ligatures w14:val="none"/>
          </w:rPr>
          <w:delText>she</w:delText>
        </w:r>
      </w:del>
      <w:r w:rsidRPr="00A4784A">
        <w:rPr>
          <w:rFonts w:ascii="Times New Roman" w:eastAsia="Times New Roman" w:hAnsi="Times New Roman" w:cs="Times New Roman"/>
          <w:color w:val="000000"/>
          <w:kern w:val="0"/>
          <w:sz w:val="28"/>
          <w:szCs w:val="28"/>
          <w14:ligatures w14:val="none"/>
        </w:rPr>
        <w:t xml:space="preserve"> </w:t>
      </w:r>
      <w:ins w:id="47" w:author="Jacqueline  Carranza" w:date="2024-06-20T11:34:00Z" w16du:dateUtc="2024-06-20T15:34:00Z">
        <w:r w:rsidR="00362C11">
          <w:rPr>
            <w:rFonts w:ascii="Times New Roman" w:eastAsia="Times New Roman" w:hAnsi="Times New Roman" w:cs="Times New Roman"/>
            <w:color w:val="000000"/>
            <w:kern w:val="0"/>
            <w:sz w:val="28"/>
            <w:szCs w:val="28"/>
            <w14:ligatures w14:val="none"/>
          </w:rPr>
          <w:t xml:space="preserve">confirmed </w:t>
        </w:r>
      </w:ins>
      <w:del w:id="48" w:author="Jacqueline  Carranza" w:date="2024-06-20T11:26:00Z" w16du:dateUtc="2024-06-20T15:26:00Z">
        <w:r w:rsidRPr="00A4784A" w:rsidDel="0011168C">
          <w:rPr>
            <w:rFonts w:ascii="Times New Roman" w:eastAsia="Times New Roman" w:hAnsi="Times New Roman" w:cs="Times New Roman"/>
            <w:color w:val="000000"/>
            <w:kern w:val="0"/>
            <w:sz w:val="28"/>
            <w:szCs w:val="28"/>
            <w14:ligatures w14:val="none"/>
          </w:rPr>
          <w:delText xml:space="preserve">figured out </w:delText>
        </w:r>
      </w:del>
      <w:r w:rsidRPr="00A4784A">
        <w:rPr>
          <w:rFonts w:ascii="Times New Roman" w:eastAsia="Times New Roman" w:hAnsi="Times New Roman" w:cs="Times New Roman"/>
          <w:color w:val="000000"/>
          <w:kern w:val="0"/>
          <w:sz w:val="28"/>
          <w:szCs w:val="28"/>
          <w14:ligatures w14:val="none"/>
        </w:rPr>
        <w:t>that Mr. Barba was the one harassing her</w:t>
      </w:r>
      <w:ins w:id="49" w:author="Jacqueline  Carranza" w:date="2024-06-20T11:27:00Z" w16du:dateUtc="2024-06-20T15:27:00Z">
        <w:r w:rsidR="0011168C">
          <w:rPr>
            <w:rFonts w:ascii="Times New Roman" w:eastAsia="Times New Roman" w:hAnsi="Times New Roman" w:cs="Times New Roman"/>
            <w:color w:val="000000"/>
            <w:kern w:val="0"/>
            <w:sz w:val="28"/>
            <w:szCs w:val="28"/>
            <w14:ligatures w14:val="none"/>
          </w:rPr>
          <w:t xml:space="preserve">. When Mr. Barba attempted to send one dollar to Ms. Meltzer via </w:t>
        </w:r>
        <w:proofErr w:type="spellStart"/>
        <w:r w:rsidR="0011168C">
          <w:rPr>
            <w:rFonts w:ascii="Times New Roman" w:eastAsia="Times New Roman" w:hAnsi="Times New Roman" w:cs="Times New Roman"/>
            <w:color w:val="000000"/>
            <w:kern w:val="0"/>
            <w:sz w:val="28"/>
            <w:szCs w:val="28"/>
            <w14:ligatures w14:val="none"/>
          </w:rPr>
          <w:t>Ca</w:t>
        </w:r>
      </w:ins>
      <w:ins w:id="50" w:author="Jacqueline  Carranza" w:date="2024-06-20T11:28:00Z" w16du:dateUtc="2024-06-20T15:28:00Z">
        <w:r w:rsidR="0011168C">
          <w:rPr>
            <w:rFonts w:ascii="Times New Roman" w:eastAsia="Times New Roman" w:hAnsi="Times New Roman" w:cs="Times New Roman"/>
            <w:color w:val="000000"/>
            <w:kern w:val="0"/>
            <w:sz w:val="28"/>
            <w:szCs w:val="28"/>
            <w14:ligatures w14:val="none"/>
          </w:rPr>
          <w:t>shapp</w:t>
        </w:r>
        <w:proofErr w:type="spellEnd"/>
        <w:r w:rsidR="0011168C">
          <w:rPr>
            <w:rFonts w:ascii="Times New Roman" w:eastAsia="Times New Roman" w:hAnsi="Times New Roman" w:cs="Times New Roman"/>
            <w:color w:val="000000"/>
            <w:kern w:val="0"/>
            <w:sz w:val="28"/>
            <w:szCs w:val="28"/>
            <w14:ligatures w14:val="none"/>
          </w:rPr>
          <w:t xml:space="preserve">, </w:t>
        </w:r>
      </w:ins>
      <w:del w:id="51" w:author="Jacqueline  Carranza" w:date="2024-06-20T11:27:00Z" w16du:dateUtc="2024-06-20T15:27:00Z">
        <w:r w:rsidRPr="00A4784A" w:rsidDel="0011168C">
          <w:rPr>
            <w:rFonts w:ascii="Times New Roman" w:eastAsia="Times New Roman" w:hAnsi="Times New Roman" w:cs="Times New Roman"/>
            <w:color w:val="000000"/>
            <w:kern w:val="0"/>
            <w:sz w:val="28"/>
            <w:szCs w:val="28"/>
            <w14:ligatures w14:val="none"/>
          </w:rPr>
          <w:delText xml:space="preserve"> </w:delText>
        </w:r>
      </w:del>
      <w:del w:id="52" w:author="Jacqueline  Carranza" w:date="2024-06-20T11:28:00Z" w16du:dateUtc="2024-06-20T15:28:00Z">
        <w:r w:rsidRPr="00A4784A" w:rsidDel="0011168C">
          <w:rPr>
            <w:rFonts w:ascii="Times New Roman" w:eastAsia="Times New Roman" w:hAnsi="Times New Roman" w:cs="Times New Roman"/>
            <w:color w:val="000000"/>
            <w:kern w:val="0"/>
            <w:sz w:val="28"/>
            <w:szCs w:val="28"/>
            <w14:ligatures w14:val="none"/>
          </w:rPr>
          <w:delText xml:space="preserve">because </w:delText>
        </w:r>
      </w:del>
      <w:r w:rsidRPr="00A4784A">
        <w:rPr>
          <w:rFonts w:ascii="Times New Roman" w:eastAsia="Times New Roman" w:hAnsi="Times New Roman" w:cs="Times New Roman"/>
          <w:color w:val="000000"/>
          <w:kern w:val="0"/>
          <w:sz w:val="28"/>
          <w:szCs w:val="28"/>
          <w14:ligatures w14:val="none"/>
        </w:rPr>
        <w:t>the app</w:t>
      </w:r>
      <w:ins w:id="53" w:author="Jacqueline  Carranza" w:date="2024-06-20T11:28:00Z" w16du:dateUtc="2024-06-20T15:28:00Z">
        <w:r w:rsidR="0011168C">
          <w:rPr>
            <w:rFonts w:ascii="Times New Roman" w:eastAsia="Times New Roman" w:hAnsi="Times New Roman" w:cs="Times New Roman"/>
            <w:color w:val="000000"/>
            <w:kern w:val="0"/>
            <w:sz w:val="28"/>
            <w:szCs w:val="28"/>
            <w14:ligatures w14:val="none"/>
          </w:rPr>
          <w:t>lication</w:t>
        </w:r>
      </w:ins>
      <w:r w:rsidRPr="00A4784A">
        <w:rPr>
          <w:rFonts w:ascii="Times New Roman" w:eastAsia="Times New Roman" w:hAnsi="Times New Roman" w:cs="Times New Roman"/>
          <w:color w:val="000000"/>
          <w:kern w:val="0"/>
          <w:sz w:val="28"/>
          <w:szCs w:val="28"/>
          <w14:ligatures w14:val="none"/>
        </w:rPr>
        <w:t xml:space="preserve"> </w:t>
      </w:r>
      <w:del w:id="54" w:author="Jacqueline  Carranza" w:date="2024-06-20T11:28:00Z" w16du:dateUtc="2024-06-20T15:28:00Z">
        <w:r w:rsidRPr="00A4784A" w:rsidDel="0011168C">
          <w:rPr>
            <w:rFonts w:ascii="Times New Roman" w:eastAsia="Times New Roman" w:hAnsi="Times New Roman" w:cs="Times New Roman"/>
            <w:color w:val="000000"/>
            <w:kern w:val="0"/>
            <w:sz w:val="28"/>
            <w:szCs w:val="28"/>
            <w14:ligatures w14:val="none"/>
          </w:rPr>
          <w:delText xml:space="preserve">had told her </w:delText>
        </w:r>
      </w:del>
      <w:ins w:id="55" w:author="Jacqueline  Carranza" w:date="2024-06-20T11:28:00Z" w16du:dateUtc="2024-06-20T15:28:00Z">
        <w:r w:rsidR="0011168C">
          <w:rPr>
            <w:rFonts w:ascii="Times New Roman" w:eastAsia="Times New Roman" w:hAnsi="Times New Roman" w:cs="Times New Roman"/>
            <w:color w:val="000000"/>
            <w:kern w:val="0"/>
            <w:sz w:val="28"/>
            <w:szCs w:val="28"/>
            <w14:ligatures w14:val="none"/>
          </w:rPr>
          <w:t xml:space="preserve">advised her that </w:t>
        </w:r>
      </w:ins>
      <w:r w:rsidRPr="00A4784A">
        <w:rPr>
          <w:rFonts w:ascii="Times New Roman" w:eastAsia="Times New Roman" w:hAnsi="Times New Roman" w:cs="Times New Roman"/>
          <w:color w:val="000000"/>
          <w:kern w:val="0"/>
          <w:sz w:val="28"/>
          <w:szCs w:val="28"/>
          <w14:ligatures w14:val="none"/>
        </w:rPr>
        <w:t>the request was from someone “in your contacts''</w:t>
      </w:r>
      <w:ins w:id="56" w:author="Jacqueline  Carranza" w:date="2024-06-20T11:28:00Z" w16du:dateUtc="2024-06-20T15:28:00Z">
        <w:r w:rsidR="0011168C">
          <w:rPr>
            <w:rFonts w:ascii="Times New Roman" w:eastAsia="Times New Roman" w:hAnsi="Times New Roman" w:cs="Times New Roman"/>
            <w:color w:val="000000"/>
            <w:kern w:val="0"/>
            <w:sz w:val="28"/>
            <w:szCs w:val="28"/>
            <w14:ligatures w14:val="none"/>
          </w:rPr>
          <w:t xml:space="preserve">. As Ms. Melzer </w:t>
        </w:r>
      </w:ins>
      <w:ins w:id="57" w:author="Jacqueline  Carranza" w:date="2024-06-20T11:29:00Z" w16du:dateUtc="2024-06-20T15:29:00Z">
        <w:r w:rsidR="0011168C">
          <w:rPr>
            <w:rFonts w:ascii="Times New Roman" w:eastAsia="Times New Roman" w:hAnsi="Times New Roman" w:cs="Times New Roman"/>
            <w:color w:val="000000"/>
            <w:kern w:val="0"/>
            <w:sz w:val="28"/>
            <w:szCs w:val="28"/>
            <w14:ligatures w14:val="none"/>
          </w:rPr>
          <w:t xml:space="preserve">already suspected Mr. Barba as the sender, </w:t>
        </w:r>
      </w:ins>
      <w:del w:id="58" w:author="Jacqueline  Carranza" w:date="2024-06-20T11:28:00Z" w16du:dateUtc="2024-06-20T15:28:00Z">
        <w:r w:rsidRPr="00A4784A" w:rsidDel="0011168C">
          <w:rPr>
            <w:rFonts w:ascii="Times New Roman" w:eastAsia="Times New Roman" w:hAnsi="Times New Roman" w:cs="Times New Roman"/>
            <w:color w:val="000000"/>
            <w:kern w:val="0"/>
            <w:sz w:val="28"/>
            <w:szCs w:val="28"/>
            <w14:ligatures w14:val="none"/>
          </w:rPr>
          <w:delText xml:space="preserve"> </w:delText>
        </w:r>
      </w:del>
      <w:del w:id="59" w:author="Jacqueline  Carranza" w:date="2024-06-20T11:29:00Z" w16du:dateUtc="2024-06-20T15:29:00Z">
        <w:r w:rsidRPr="00A4784A" w:rsidDel="0011168C">
          <w:rPr>
            <w:rFonts w:ascii="Times New Roman" w:eastAsia="Times New Roman" w:hAnsi="Times New Roman" w:cs="Times New Roman"/>
            <w:color w:val="000000"/>
            <w:kern w:val="0"/>
            <w:sz w:val="28"/>
            <w:szCs w:val="28"/>
            <w14:ligatures w14:val="none"/>
          </w:rPr>
          <w:delText xml:space="preserve">but once </w:delText>
        </w:r>
      </w:del>
      <w:r w:rsidRPr="00A4784A">
        <w:rPr>
          <w:rFonts w:ascii="Times New Roman" w:eastAsia="Times New Roman" w:hAnsi="Times New Roman" w:cs="Times New Roman"/>
          <w:color w:val="000000"/>
          <w:kern w:val="0"/>
          <w:sz w:val="28"/>
          <w:szCs w:val="28"/>
          <w14:ligatures w14:val="none"/>
        </w:rPr>
        <w:t>she deleted Mr. Barba’s phone number</w:t>
      </w:r>
      <w:ins w:id="60" w:author="Jacqueline  Carranza" w:date="2024-06-20T11:29:00Z" w16du:dateUtc="2024-06-20T15:29:00Z">
        <w:r w:rsidR="0011168C">
          <w:rPr>
            <w:rFonts w:ascii="Times New Roman" w:eastAsia="Times New Roman" w:hAnsi="Times New Roman" w:cs="Times New Roman"/>
            <w:color w:val="000000"/>
            <w:kern w:val="0"/>
            <w:sz w:val="28"/>
            <w:szCs w:val="28"/>
            <w14:ligatures w14:val="none"/>
          </w:rPr>
          <w:t xml:space="preserve"> from her contacts at which </w:t>
        </w:r>
        <w:proofErr w:type="spellStart"/>
        <w:r w:rsidR="0011168C">
          <w:rPr>
            <w:rFonts w:ascii="Times New Roman" w:eastAsia="Times New Roman" w:hAnsi="Times New Roman" w:cs="Times New Roman"/>
            <w:color w:val="000000"/>
            <w:kern w:val="0"/>
            <w:sz w:val="28"/>
            <w:szCs w:val="28"/>
            <w14:ligatures w14:val="none"/>
          </w:rPr>
          <w:t>point</w:t>
        </w:r>
      </w:ins>
      <w:del w:id="61" w:author="Jacqueline  Carranza" w:date="2024-06-20T11:29:00Z" w16du:dateUtc="2024-06-20T15:29:00Z">
        <w:r w:rsidRPr="00A4784A" w:rsidDel="0011168C">
          <w:rPr>
            <w:rFonts w:ascii="Times New Roman" w:eastAsia="Times New Roman" w:hAnsi="Times New Roman" w:cs="Times New Roman"/>
            <w:color w:val="000000"/>
            <w:kern w:val="0"/>
            <w:sz w:val="28"/>
            <w:szCs w:val="28"/>
            <w14:ligatures w14:val="none"/>
          </w:rPr>
          <w:delText xml:space="preserve"> </w:delText>
        </w:r>
      </w:del>
      <w:r w:rsidRPr="00A4784A">
        <w:rPr>
          <w:rFonts w:ascii="Times New Roman" w:eastAsia="Times New Roman" w:hAnsi="Times New Roman" w:cs="Times New Roman"/>
          <w:color w:val="000000"/>
          <w:kern w:val="0"/>
          <w:sz w:val="28"/>
          <w:szCs w:val="28"/>
          <w14:ligatures w14:val="none"/>
        </w:rPr>
        <w:t>the</w:t>
      </w:r>
      <w:proofErr w:type="spellEnd"/>
      <w:r w:rsidRPr="00A4784A">
        <w:rPr>
          <w:rFonts w:ascii="Times New Roman" w:eastAsia="Times New Roman" w:hAnsi="Times New Roman" w:cs="Times New Roman"/>
          <w:color w:val="000000"/>
          <w:kern w:val="0"/>
          <w:sz w:val="28"/>
          <w:szCs w:val="28"/>
          <w14:ligatures w14:val="none"/>
        </w:rPr>
        <w:t xml:space="preserve"> app</w:t>
      </w:r>
      <w:ins w:id="62" w:author="Jacqueline  Carranza" w:date="2024-06-20T11:29:00Z" w16du:dateUtc="2024-06-20T15:29:00Z">
        <w:r w:rsidR="0011168C">
          <w:rPr>
            <w:rFonts w:ascii="Times New Roman" w:eastAsia="Times New Roman" w:hAnsi="Times New Roman" w:cs="Times New Roman"/>
            <w:color w:val="000000"/>
            <w:kern w:val="0"/>
            <w:sz w:val="28"/>
            <w:szCs w:val="28"/>
            <w14:ligatures w14:val="none"/>
          </w:rPr>
          <w:t>lication</w:t>
        </w:r>
      </w:ins>
      <w:r w:rsidRPr="00A4784A">
        <w:rPr>
          <w:rFonts w:ascii="Times New Roman" w:eastAsia="Times New Roman" w:hAnsi="Times New Roman" w:cs="Times New Roman"/>
          <w:color w:val="000000"/>
          <w:kern w:val="0"/>
          <w:sz w:val="28"/>
          <w:szCs w:val="28"/>
          <w14:ligatures w14:val="none"/>
        </w:rPr>
        <w:t xml:space="preserve"> showed that the Cash App requests came from someone “not in your contacts.” When Mr. Barba </w:t>
      </w:r>
      <w:del w:id="63" w:author="Jacqueline  Carranza" w:date="2024-06-20T11:29:00Z" w16du:dateUtc="2024-06-20T15:29:00Z">
        <w:r w:rsidRPr="00A4784A" w:rsidDel="0011168C">
          <w:rPr>
            <w:rFonts w:ascii="Times New Roman" w:eastAsia="Times New Roman" w:hAnsi="Times New Roman" w:cs="Times New Roman"/>
            <w:color w:val="000000"/>
            <w:kern w:val="0"/>
            <w:sz w:val="28"/>
            <w:szCs w:val="28"/>
            <w14:ligatures w14:val="none"/>
          </w:rPr>
          <w:delText>was</w:delText>
        </w:r>
      </w:del>
      <w:proofErr w:type="spellStart"/>
      <w:ins w:id="64" w:author="Jacqueline  Carranza" w:date="2024-06-20T11:30:00Z" w16du:dateUtc="2024-06-20T15:30:00Z">
        <w:r w:rsidR="0011168C">
          <w:rPr>
            <w:rFonts w:ascii="Times New Roman" w:eastAsia="Times New Roman" w:hAnsi="Times New Roman" w:cs="Times New Roman"/>
            <w:color w:val="000000"/>
            <w:kern w:val="0"/>
            <w:sz w:val="28"/>
            <w:szCs w:val="28"/>
            <w14:ligatures w14:val="none"/>
          </w:rPr>
          <w:t>was</w:t>
        </w:r>
      </w:ins>
      <w:del w:id="65" w:author="Jacqueline  Carranza" w:date="2024-06-20T11:29:00Z" w16du:dateUtc="2024-06-20T15:29:00Z">
        <w:r w:rsidRPr="00A4784A" w:rsidDel="0011168C">
          <w:rPr>
            <w:rFonts w:ascii="Times New Roman" w:eastAsia="Times New Roman" w:hAnsi="Times New Roman" w:cs="Times New Roman"/>
            <w:color w:val="000000"/>
            <w:kern w:val="0"/>
            <w:sz w:val="28"/>
            <w:szCs w:val="28"/>
            <w14:ligatures w14:val="none"/>
          </w:rPr>
          <w:delText xml:space="preserve"> </w:delText>
        </w:r>
      </w:del>
      <w:r w:rsidRPr="00A4784A">
        <w:rPr>
          <w:rFonts w:ascii="Times New Roman" w:eastAsia="Times New Roman" w:hAnsi="Times New Roman" w:cs="Times New Roman"/>
          <w:color w:val="000000"/>
          <w:kern w:val="0"/>
          <w:sz w:val="28"/>
          <w:szCs w:val="28"/>
          <w14:ligatures w14:val="none"/>
        </w:rPr>
        <w:t>confronted</w:t>
      </w:r>
      <w:proofErr w:type="spellEnd"/>
      <w:ins w:id="66" w:author="Jacqueline  Carranza" w:date="2024-06-20T11:34:00Z" w16du:dateUtc="2024-06-20T15:34:00Z">
        <w:r w:rsidR="00362C11">
          <w:rPr>
            <w:rFonts w:ascii="Times New Roman" w:eastAsia="Times New Roman" w:hAnsi="Times New Roman" w:cs="Times New Roman"/>
            <w:color w:val="000000"/>
            <w:kern w:val="0"/>
            <w:sz w:val="28"/>
            <w:szCs w:val="28"/>
            <w14:ligatures w14:val="none"/>
          </w:rPr>
          <w:t xml:space="preserve"> by Ms. Meltz</w:t>
        </w:r>
      </w:ins>
      <w:ins w:id="67" w:author="Jacqueline  Carranza" w:date="2024-06-20T11:35:00Z" w16du:dateUtc="2024-06-20T15:35:00Z">
        <w:r w:rsidR="00362C11">
          <w:rPr>
            <w:rFonts w:ascii="Times New Roman" w:eastAsia="Times New Roman" w:hAnsi="Times New Roman" w:cs="Times New Roman"/>
            <w:color w:val="000000"/>
            <w:kern w:val="0"/>
            <w:sz w:val="28"/>
            <w:szCs w:val="28"/>
            <w14:ligatures w14:val="none"/>
          </w:rPr>
          <w:t>er</w:t>
        </w:r>
      </w:ins>
      <w:r w:rsidRPr="00A4784A">
        <w:rPr>
          <w:rFonts w:ascii="Times New Roman" w:eastAsia="Times New Roman" w:hAnsi="Times New Roman" w:cs="Times New Roman"/>
          <w:color w:val="000000"/>
          <w:kern w:val="0"/>
          <w:sz w:val="28"/>
          <w:szCs w:val="28"/>
          <w14:ligatures w14:val="none"/>
        </w:rPr>
        <w:t xml:space="preserve">, he admitted </w:t>
      </w:r>
      <w:del w:id="68" w:author="Jacqueline  Carranza" w:date="2024-06-20T11:35:00Z" w16du:dateUtc="2024-06-20T15:35:00Z">
        <w:r w:rsidRPr="00A4784A" w:rsidDel="00362C11">
          <w:rPr>
            <w:rFonts w:ascii="Times New Roman" w:eastAsia="Times New Roman" w:hAnsi="Times New Roman" w:cs="Times New Roman"/>
            <w:color w:val="000000"/>
            <w:kern w:val="0"/>
            <w:sz w:val="28"/>
            <w:szCs w:val="28"/>
            <w14:ligatures w14:val="none"/>
          </w:rPr>
          <w:delText>his wrongdoings to Ms. Meltzer.</w:delText>
        </w:r>
      </w:del>
      <w:ins w:id="69" w:author="Jacqueline  Carranza" w:date="2024-06-20T11:35:00Z" w16du:dateUtc="2024-06-20T15:35:00Z">
        <w:r w:rsidR="00362C11">
          <w:rPr>
            <w:rFonts w:ascii="Times New Roman" w:eastAsia="Times New Roman" w:hAnsi="Times New Roman" w:cs="Times New Roman"/>
            <w:color w:val="000000"/>
            <w:kern w:val="0"/>
            <w:sz w:val="28"/>
            <w:szCs w:val="28"/>
            <w14:ligatures w14:val="none"/>
          </w:rPr>
          <w:t>he was the one sexually harassing her.</w:t>
        </w:r>
      </w:ins>
      <w:r w:rsidRPr="00A4784A">
        <w:rPr>
          <w:rFonts w:ascii="Times New Roman" w:eastAsia="Times New Roman" w:hAnsi="Times New Roman" w:cs="Times New Roman"/>
          <w:color w:val="000000"/>
          <w:kern w:val="0"/>
          <w:sz w:val="28"/>
          <w:szCs w:val="28"/>
          <w14:ligatures w14:val="none"/>
        </w:rPr>
        <w:t>  </w:t>
      </w:r>
    </w:p>
    <w:p w14:paraId="78EEA42D" w14:textId="39B2EC92" w:rsidR="00362C11" w:rsidRDefault="00A4784A" w:rsidP="0011168C">
      <w:pPr>
        <w:spacing w:before="240" w:after="240" w:line="240" w:lineRule="auto"/>
        <w:ind w:firstLine="360"/>
        <w:jc w:val="both"/>
        <w:rPr>
          <w:ins w:id="70" w:author="Jacqueline  Carranza" w:date="2024-06-20T11:35:00Z" w16du:dateUtc="2024-06-20T15:35:00Z"/>
          <w:rFonts w:ascii="Times New Roman" w:eastAsia="Times New Roman" w:hAnsi="Times New Roman" w:cs="Times New Roman"/>
          <w:color w:val="000000"/>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Following Ms. Meltzer’s </w:t>
      </w:r>
      <w:del w:id="71" w:author="Jacqueline  Carranza" w:date="2024-06-20T11:30:00Z" w16du:dateUtc="2024-06-20T15:30:00Z">
        <w:r w:rsidRPr="00A4784A" w:rsidDel="0011168C">
          <w:rPr>
            <w:rFonts w:ascii="Times New Roman" w:eastAsia="Times New Roman" w:hAnsi="Times New Roman" w:cs="Times New Roman"/>
            <w:color w:val="000000"/>
            <w:kern w:val="0"/>
            <w:sz w:val="28"/>
            <w:szCs w:val="28"/>
            <w14:ligatures w14:val="none"/>
          </w:rPr>
          <w:delText>presentation of evidence to</w:delText>
        </w:r>
      </w:del>
      <w:ins w:id="72" w:author="Jacqueline  Carranza" w:date="2024-06-20T11:30:00Z" w16du:dateUtc="2024-06-20T15:30:00Z">
        <w:r w:rsidR="0011168C">
          <w:rPr>
            <w:rFonts w:ascii="Times New Roman" w:eastAsia="Times New Roman" w:hAnsi="Times New Roman" w:cs="Times New Roman"/>
            <w:color w:val="000000"/>
            <w:kern w:val="0"/>
            <w:sz w:val="28"/>
            <w:szCs w:val="28"/>
            <w14:ligatures w14:val="none"/>
          </w:rPr>
          <w:t>complaint to</w:t>
        </w:r>
      </w:ins>
      <w:r w:rsidRPr="00A4784A">
        <w:rPr>
          <w:rFonts w:ascii="Times New Roman" w:eastAsia="Times New Roman" w:hAnsi="Times New Roman" w:cs="Times New Roman"/>
          <w:color w:val="000000"/>
          <w:kern w:val="0"/>
          <w:sz w:val="28"/>
          <w:szCs w:val="28"/>
          <w14:ligatures w14:val="none"/>
        </w:rPr>
        <w:t xml:space="preserve"> Local Union </w:t>
      </w:r>
      <w:proofErr w:type="gramStart"/>
      <w:r w:rsidRPr="00A4784A">
        <w:rPr>
          <w:rFonts w:ascii="Times New Roman" w:eastAsia="Times New Roman" w:hAnsi="Times New Roman" w:cs="Times New Roman"/>
          <w:color w:val="000000"/>
          <w:kern w:val="0"/>
          <w:sz w:val="28"/>
          <w:szCs w:val="28"/>
          <w14:ligatures w14:val="none"/>
        </w:rPr>
        <w:t>28</w:t>
      </w:r>
      <w:ins w:id="73" w:author="Jacqueline  Carranza" w:date="2024-06-20T11:30:00Z" w16du:dateUtc="2024-06-20T15:30:00Z">
        <w:r w:rsidR="0011168C">
          <w:rPr>
            <w:rFonts w:ascii="Times New Roman" w:eastAsia="Times New Roman" w:hAnsi="Times New Roman" w:cs="Times New Roman"/>
            <w:color w:val="000000"/>
            <w:kern w:val="0"/>
            <w:sz w:val="28"/>
            <w:szCs w:val="28"/>
            <w14:ligatures w14:val="none"/>
          </w:rPr>
          <w:t xml:space="preserve"> </w:t>
        </w:r>
      </w:ins>
      <w:r w:rsidRPr="00A4784A">
        <w:rPr>
          <w:rFonts w:ascii="Times New Roman" w:eastAsia="Times New Roman" w:hAnsi="Times New Roman" w:cs="Times New Roman"/>
          <w:color w:val="000000"/>
          <w:kern w:val="0"/>
          <w:sz w:val="28"/>
          <w:szCs w:val="28"/>
          <w14:ligatures w14:val="none"/>
        </w:rPr>
        <w:t>,</w:t>
      </w:r>
      <w:proofErr w:type="gramEnd"/>
      <w:r w:rsidRPr="00A4784A">
        <w:rPr>
          <w:rFonts w:ascii="Times New Roman" w:eastAsia="Times New Roman" w:hAnsi="Times New Roman" w:cs="Times New Roman"/>
          <w:color w:val="000000"/>
          <w:kern w:val="0"/>
          <w:sz w:val="28"/>
          <w:szCs w:val="28"/>
          <w14:ligatures w14:val="none"/>
        </w:rPr>
        <w:t xml:space="preserve"> Mr. Barba was</w:t>
      </w:r>
      <w:ins w:id="74" w:author="Jacqueline  Carranza" w:date="2024-06-20T11:35:00Z" w16du:dateUtc="2024-06-20T15:35:00Z">
        <w:r w:rsidR="00362C11">
          <w:rPr>
            <w:rFonts w:ascii="Times New Roman" w:eastAsia="Times New Roman" w:hAnsi="Times New Roman" w:cs="Times New Roman"/>
            <w:color w:val="000000"/>
            <w:kern w:val="0"/>
            <w:sz w:val="28"/>
            <w:szCs w:val="28"/>
            <w14:ligatures w14:val="none"/>
          </w:rPr>
          <w:t xml:space="preserve"> purportedly</w:t>
        </w:r>
      </w:ins>
      <w:r w:rsidRPr="00A4784A">
        <w:rPr>
          <w:rFonts w:ascii="Times New Roman" w:eastAsia="Times New Roman" w:hAnsi="Times New Roman" w:cs="Times New Roman"/>
          <w:color w:val="000000"/>
          <w:kern w:val="0"/>
          <w:sz w:val="28"/>
          <w:szCs w:val="28"/>
          <w14:ligatures w14:val="none"/>
        </w:rPr>
        <w:t xml:space="preserve"> terminated by</w:t>
      </w:r>
      <w:ins w:id="75" w:author="Jacqueline  Carranza" w:date="2024-06-20T11:36:00Z" w16du:dateUtc="2024-06-20T15:36:00Z">
        <w:r w:rsidR="00362C11">
          <w:rPr>
            <w:rFonts w:ascii="Times New Roman" w:eastAsia="Times New Roman" w:hAnsi="Times New Roman" w:cs="Times New Roman"/>
            <w:color w:val="000000"/>
            <w:kern w:val="0"/>
            <w:sz w:val="28"/>
            <w:szCs w:val="28"/>
            <w14:ligatures w14:val="none"/>
          </w:rPr>
          <w:t xml:space="preserve"> Local Union 28. Though the investigation cited termination, M</w:t>
        </w:r>
      </w:ins>
      <w:ins w:id="76" w:author="Jacqueline  Carranza" w:date="2024-06-20T11:37:00Z" w16du:dateUtc="2024-06-20T15:37:00Z">
        <w:r w:rsidR="00362C11">
          <w:rPr>
            <w:rFonts w:ascii="Times New Roman" w:eastAsia="Times New Roman" w:hAnsi="Times New Roman" w:cs="Times New Roman"/>
            <w:color w:val="000000"/>
            <w:kern w:val="0"/>
            <w:sz w:val="28"/>
            <w:szCs w:val="28"/>
            <w14:ligatures w14:val="none"/>
          </w:rPr>
          <w:t>r</w:t>
        </w:r>
      </w:ins>
      <w:ins w:id="77" w:author="Jacqueline  Carranza" w:date="2024-06-20T11:36:00Z" w16du:dateUtc="2024-06-20T15:36:00Z">
        <w:r w:rsidR="00362C11">
          <w:rPr>
            <w:rFonts w:ascii="Times New Roman" w:eastAsia="Times New Roman" w:hAnsi="Times New Roman" w:cs="Times New Roman"/>
            <w:color w:val="000000"/>
            <w:kern w:val="0"/>
            <w:sz w:val="28"/>
            <w:szCs w:val="28"/>
            <w14:ligatures w14:val="none"/>
          </w:rPr>
          <w:t>. Barba was</w:t>
        </w:r>
      </w:ins>
      <w:ins w:id="78" w:author="Jacqueline  Carranza" w:date="2024-06-20T11:38:00Z" w16du:dateUtc="2024-06-20T15:38:00Z">
        <w:r w:rsidR="00362C11">
          <w:rPr>
            <w:rFonts w:ascii="Times New Roman" w:eastAsia="Times New Roman" w:hAnsi="Times New Roman" w:cs="Times New Roman"/>
            <w:color w:val="000000"/>
            <w:kern w:val="0"/>
            <w:sz w:val="28"/>
            <w:szCs w:val="28"/>
            <w14:ligatures w14:val="none"/>
          </w:rPr>
          <w:t xml:space="preserve"> not terminated and</w:t>
        </w:r>
      </w:ins>
      <w:ins w:id="79" w:author="Jacqueline  Carranza" w:date="2024-06-20T11:36:00Z" w16du:dateUtc="2024-06-20T15:36:00Z">
        <w:r w:rsidR="00362C11">
          <w:rPr>
            <w:rFonts w:ascii="Times New Roman" w:eastAsia="Times New Roman" w:hAnsi="Times New Roman" w:cs="Times New Roman"/>
            <w:color w:val="000000"/>
            <w:kern w:val="0"/>
            <w:sz w:val="28"/>
            <w:szCs w:val="28"/>
            <w14:ligatures w14:val="none"/>
          </w:rPr>
          <w:t xml:space="preserve"> allowed to come back to work contingent on paying abeyance fees</w:t>
        </w:r>
      </w:ins>
      <w:ins w:id="80" w:author="Jacqueline  Carranza" w:date="2024-06-20T11:38:00Z" w16du:dateUtc="2024-06-20T15:38:00Z">
        <w:r w:rsidR="00362C11">
          <w:rPr>
            <w:rFonts w:ascii="Times New Roman" w:eastAsia="Times New Roman" w:hAnsi="Times New Roman" w:cs="Times New Roman"/>
            <w:color w:val="000000"/>
            <w:kern w:val="0"/>
            <w:sz w:val="28"/>
            <w:szCs w:val="28"/>
            <w14:ligatures w14:val="none"/>
          </w:rPr>
          <w:t xml:space="preserve"> to the Union. </w:t>
        </w:r>
      </w:ins>
      <w:ins w:id="81" w:author="Jacqueline  Carranza" w:date="2024-06-20T11:40:00Z" w16du:dateUtc="2024-06-20T15:40:00Z">
        <w:r w:rsidR="00362C11">
          <w:rPr>
            <w:rFonts w:ascii="Times New Roman" w:eastAsia="Times New Roman" w:hAnsi="Times New Roman" w:cs="Times New Roman"/>
            <w:color w:val="000000"/>
            <w:kern w:val="0"/>
            <w:sz w:val="28"/>
            <w:szCs w:val="28"/>
            <w14:ligatures w14:val="none"/>
          </w:rPr>
          <w:t xml:space="preserve">Clearly, </w:t>
        </w:r>
      </w:ins>
      <w:ins w:id="82" w:author="Jacqueline  Carranza" w:date="2024-06-20T11:39:00Z" w16du:dateUtc="2024-06-20T15:39:00Z">
        <w:r w:rsidR="00362C11">
          <w:rPr>
            <w:rFonts w:ascii="Times New Roman" w:eastAsia="Times New Roman" w:hAnsi="Times New Roman" w:cs="Times New Roman"/>
            <w:color w:val="000000"/>
            <w:kern w:val="0"/>
            <w:sz w:val="28"/>
            <w:szCs w:val="28"/>
            <w14:ligatures w14:val="none"/>
          </w:rPr>
          <w:t>Local Union</w:t>
        </w:r>
      </w:ins>
      <w:ins w:id="83" w:author="Jacqueline  Carranza" w:date="2024-06-20T11:40:00Z" w16du:dateUtc="2024-06-20T15:40:00Z">
        <w:r w:rsidR="00362C11">
          <w:rPr>
            <w:rFonts w:ascii="Times New Roman" w:eastAsia="Times New Roman" w:hAnsi="Times New Roman" w:cs="Times New Roman"/>
            <w:color w:val="000000"/>
            <w:kern w:val="0"/>
            <w:sz w:val="28"/>
            <w:szCs w:val="28"/>
            <w14:ligatures w14:val="none"/>
          </w:rPr>
          <w:t xml:space="preserve"> 28</w:t>
        </w:r>
      </w:ins>
      <w:ins w:id="84" w:author="Jacqueline  Carranza" w:date="2024-06-20T11:39:00Z" w16du:dateUtc="2024-06-20T15:39:00Z">
        <w:r w:rsidR="00362C11">
          <w:rPr>
            <w:rFonts w:ascii="Times New Roman" w:eastAsia="Times New Roman" w:hAnsi="Times New Roman" w:cs="Times New Roman"/>
            <w:color w:val="000000"/>
            <w:kern w:val="0"/>
            <w:sz w:val="28"/>
            <w:szCs w:val="28"/>
            <w14:ligatures w14:val="none"/>
          </w:rPr>
          <w:t xml:space="preserve"> failed to exercise reasonable care to prevent</w:t>
        </w:r>
      </w:ins>
      <w:ins w:id="85" w:author="Jacqueline  Carranza" w:date="2024-06-20T11:40:00Z" w16du:dateUtc="2024-06-20T15:40:00Z">
        <w:r w:rsidR="00362C11">
          <w:rPr>
            <w:rFonts w:ascii="Times New Roman" w:eastAsia="Times New Roman" w:hAnsi="Times New Roman" w:cs="Times New Roman"/>
            <w:color w:val="000000"/>
            <w:kern w:val="0"/>
            <w:sz w:val="28"/>
            <w:szCs w:val="28"/>
            <w14:ligatures w14:val="none"/>
          </w:rPr>
          <w:t xml:space="preserve"> Mr. Barba from sexually harassing other employees.</w:t>
        </w:r>
      </w:ins>
      <w:ins w:id="86" w:author="Jacqueline  Carranza" w:date="2024-06-20T11:39:00Z" w16du:dateUtc="2024-06-20T15:39:00Z">
        <w:r w:rsidR="00362C11">
          <w:rPr>
            <w:rFonts w:ascii="Times New Roman" w:eastAsia="Times New Roman" w:hAnsi="Times New Roman" w:cs="Times New Roman"/>
            <w:color w:val="000000"/>
            <w:kern w:val="0"/>
            <w:sz w:val="28"/>
            <w:szCs w:val="28"/>
            <w14:ligatures w14:val="none"/>
          </w:rPr>
          <w:t xml:space="preserve"> </w:t>
        </w:r>
      </w:ins>
      <w:del w:id="87" w:author="Jacqueline  Carranza" w:date="2024-06-20T11:36:00Z" w16du:dateUtc="2024-06-20T15:36:00Z">
        <w:r w:rsidRPr="00A4784A" w:rsidDel="00362C11">
          <w:rPr>
            <w:rFonts w:ascii="Times New Roman" w:eastAsia="Times New Roman" w:hAnsi="Times New Roman" w:cs="Times New Roman"/>
            <w:color w:val="000000"/>
            <w:kern w:val="0"/>
            <w:sz w:val="28"/>
            <w:szCs w:val="28"/>
            <w14:ligatures w14:val="none"/>
          </w:rPr>
          <w:delText xml:space="preserve"> D</w:delText>
        </w:r>
      </w:del>
      <w:del w:id="88" w:author="Jacqueline  Carranza" w:date="2024-06-20T11:35:00Z" w16du:dateUtc="2024-06-20T15:35:00Z">
        <w:r w:rsidRPr="00A4784A" w:rsidDel="00362C11">
          <w:rPr>
            <w:rFonts w:ascii="Times New Roman" w:eastAsia="Times New Roman" w:hAnsi="Times New Roman" w:cs="Times New Roman"/>
            <w:color w:val="000000"/>
            <w:kern w:val="0"/>
            <w:sz w:val="28"/>
            <w:szCs w:val="28"/>
            <w14:ligatures w14:val="none"/>
          </w:rPr>
          <w:delText xml:space="preserve">elta. </w:delText>
        </w:r>
      </w:del>
    </w:p>
    <w:p w14:paraId="5F228F50" w14:textId="77777777" w:rsidR="00362C11" w:rsidRDefault="00362C11" w:rsidP="0011168C">
      <w:pPr>
        <w:spacing w:before="240" w:after="240" w:line="240" w:lineRule="auto"/>
        <w:ind w:firstLine="360"/>
        <w:jc w:val="both"/>
        <w:rPr>
          <w:ins w:id="89" w:author="Jacqueline  Carranza" w:date="2024-06-20T11:35:00Z" w16du:dateUtc="2024-06-20T15:35:00Z"/>
          <w:rFonts w:ascii="Times New Roman" w:eastAsia="Times New Roman" w:hAnsi="Times New Roman" w:cs="Times New Roman"/>
          <w:color w:val="000000"/>
          <w:kern w:val="0"/>
          <w:sz w:val="28"/>
          <w:szCs w:val="28"/>
          <w14:ligatures w14:val="none"/>
        </w:rPr>
      </w:pPr>
    </w:p>
    <w:p w14:paraId="59C5456A" w14:textId="4A6E546F" w:rsidR="00A4784A" w:rsidRPr="00A4784A" w:rsidRDefault="00A4784A" w:rsidP="0011168C">
      <w:pPr>
        <w:spacing w:before="240" w:after="240" w:line="240" w:lineRule="auto"/>
        <w:ind w:firstLine="360"/>
        <w:jc w:val="both"/>
        <w:rPr>
          <w:rFonts w:ascii="Times New Roman" w:eastAsia="Times New Roman" w:hAnsi="Times New Roman" w:cs="Times New Roman"/>
          <w:color w:val="000000"/>
          <w:kern w:val="0"/>
          <w:sz w:val="28"/>
          <w:szCs w:val="28"/>
          <w14:ligatures w14:val="none"/>
        </w:rPr>
        <w:pPrChange w:id="90" w:author="Jacqueline  Carranza" w:date="2024-06-20T11:30:00Z" w16du:dateUtc="2024-06-20T15:30:00Z">
          <w:pPr>
            <w:spacing w:before="240" w:after="240" w:line="240" w:lineRule="auto"/>
          </w:pPr>
        </w:pPrChange>
      </w:pPr>
      <w:del w:id="91" w:author="Jacqueline  Carranza" w:date="2024-06-20T11:37:00Z" w16du:dateUtc="2024-06-20T15:37:00Z">
        <w:r w:rsidRPr="00A4784A" w:rsidDel="00362C11">
          <w:rPr>
            <w:rFonts w:ascii="Times New Roman" w:eastAsia="Times New Roman" w:hAnsi="Times New Roman" w:cs="Times New Roman"/>
            <w:color w:val="000000"/>
            <w:kern w:val="0"/>
            <w:sz w:val="28"/>
            <w:szCs w:val="28"/>
            <w14:ligatures w14:val="none"/>
          </w:rPr>
          <w:delText>However, the repercussions for his behavior included a demand totaling $30,000 and a mandate for him to undergo 26 hours of training</w:delText>
        </w:r>
      </w:del>
      <w:r w:rsidRPr="00A4784A">
        <w:rPr>
          <w:rFonts w:ascii="Times New Roman" w:eastAsia="Times New Roman" w:hAnsi="Times New Roman" w:cs="Times New Roman"/>
          <w:color w:val="000000"/>
          <w:kern w:val="0"/>
          <w:sz w:val="28"/>
          <w:szCs w:val="28"/>
          <w14:ligatures w14:val="none"/>
        </w:rPr>
        <w:t xml:space="preserve">. </w:t>
      </w:r>
      <w:del w:id="92" w:author="Jacqueline  Carranza" w:date="2024-06-20T11:37:00Z" w16du:dateUtc="2024-06-20T15:37:00Z">
        <w:r w:rsidRPr="00A4784A" w:rsidDel="00362C11">
          <w:rPr>
            <w:rFonts w:ascii="Times New Roman" w:eastAsia="Times New Roman" w:hAnsi="Times New Roman" w:cs="Times New Roman"/>
            <w:color w:val="000000"/>
            <w:kern w:val="0"/>
            <w:sz w:val="28"/>
            <w:szCs w:val="28"/>
            <w14:ligatures w14:val="none"/>
          </w:rPr>
          <w:delText>The harassment Ms. Meltzer faced inflicted a significant amount of emotional distress. </w:delText>
        </w:r>
      </w:del>
    </w:p>
    <w:p w14:paraId="319DB7ED" w14:textId="77777777" w:rsidR="00A4784A" w:rsidRPr="00A4784A" w:rsidRDefault="00A4784A" w:rsidP="004D6971">
      <w:pPr>
        <w:spacing w:before="240" w:after="240" w:line="240" w:lineRule="auto"/>
        <w:jc w:val="both"/>
        <w:rPr>
          <w:rFonts w:ascii="Times New Roman" w:eastAsia="Times New Roman" w:hAnsi="Times New Roman" w:cs="Times New Roman"/>
          <w:color w:val="000000"/>
          <w:kern w:val="0"/>
          <w:sz w:val="28"/>
          <w:szCs w:val="28"/>
          <w14:ligatures w14:val="none"/>
        </w:rPr>
        <w:pPrChange w:id="93" w:author="Jacqueline  Carranza" w:date="2024-06-20T11:20:00Z" w16du:dateUtc="2024-06-20T15:20:00Z">
          <w:pPr>
            <w:spacing w:before="240" w:after="240" w:line="240" w:lineRule="auto"/>
          </w:pPr>
        </w:pPrChange>
      </w:pPr>
    </w:p>
    <w:p w14:paraId="583510A1" w14:textId="77777777" w:rsidR="000A3085" w:rsidRDefault="000A3085" w:rsidP="000A3085">
      <w:pPr>
        <w:spacing w:before="240" w:after="240" w:line="240" w:lineRule="auto"/>
        <w:jc w:val="both"/>
        <w:rPr>
          <w:ins w:id="94" w:author="Jacqueline  Carranza" w:date="2024-06-20T11:47:00Z" w16du:dateUtc="2024-06-20T15:47:00Z"/>
          <w:rFonts w:ascii="Times New Roman" w:eastAsia="Times New Roman" w:hAnsi="Times New Roman" w:cs="Times New Roman"/>
          <w:kern w:val="0"/>
          <w:sz w:val="28"/>
          <w:szCs w:val="28"/>
          <w:highlight w:val="yellow"/>
          <w14:ligatures w14:val="none"/>
        </w:rPr>
      </w:pPr>
    </w:p>
    <w:p w14:paraId="3B2EAD20" w14:textId="6D691DFB" w:rsidR="000A3085" w:rsidRDefault="000A3085" w:rsidP="000A3085">
      <w:pPr>
        <w:spacing w:before="240" w:after="240" w:line="240" w:lineRule="auto"/>
        <w:jc w:val="both"/>
        <w:rPr>
          <w:ins w:id="95" w:author="Jacqueline  Carranza" w:date="2024-06-20T11:48:00Z" w16du:dateUtc="2024-06-20T15:48:00Z"/>
          <w:rFonts w:ascii="Times New Roman" w:eastAsia="Times New Roman" w:hAnsi="Times New Roman" w:cs="Times New Roman"/>
          <w:kern w:val="0"/>
          <w:sz w:val="28"/>
          <w:szCs w:val="28"/>
          <w:highlight w:val="yellow"/>
          <w14:ligatures w14:val="none"/>
        </w:rPr>
      </w:pPr>
      <w:ins w:id="96" w:author="Jacqueline  Carranza" w:date="2024-06-20T11:47:00Z" w16du:dateUtc="2024-06-20T15:47:00Z">
        <w:r>
          <w:rPr>
            <w:rFonts w:ascii="Times New Roman" w:eastAsia="Times New Roman" w:hAnsi="Times New Roman" w:cs="Times New Roman"/>
            <w:kern w:val="0"/>
            <w:sz w:val="28"/>
            <w:szCs w:val="28"/>
            <w:highlight w:val="yellow"/>
            <w14:ligatures w14:val="none"/>
          </w:rPr>
          <w:lastRenderedPageBreak/>
          <w:t xml:space="preserve">Ms. Meltzer Begins to Receive </w:t>
        </w:r>
      </w:ins>
      <w:ins w:id="97" w:author="Jacqueline  Carranza" w:date="2024-06-20T11:48:00Z" w16du:dateUtc="2024-06-20T15:48:00Z">
        <w:r>
          <w:rPr>
            <w:rFonts w:ascii="Times New Roman" w:eastAsia="Times New Roman" w:hAnsi="Times New Roman" w:cs="Times New Roman"/>
            <w:kern w:val="0"/>
            <w:sz w:val="28"/>
            <w:szCs w:val="28"/>
            <w:highlight w:val="yellow"/>
            <w14:ligatures w14:val="none"/>
          </w:rPr>
          <w:t>Anonymous Text Messages after Exchanging Numbers with Colleagues</w:t>
        </w:r>
      </w:ins>
      <w:del w:id="98" w:author="Jacqueline  Carranza" w:date="2024-06-20T11:47:00Z" w16du:dateUtc="2024-06-20T15:47:00Z">
        <w:r w:rsidR="00A4784A" w:rsidRPr="00A4784A" w:rsidDel="000A3085">
          <w:rPr>
            <w:rFonts w:ascii="Times New Roman" w:eastAsia="Times New Roman" w:hAnsi="Times New Roman" w:cs="Times New Roman"/>
            <w:kern w:val="0"/>
            <w:sz w:val="28"/>
            <w:szCs w:val="28"/>
            <w:highlight w:val="yellow"/>
            <w14:ligatures w14:val="none"/>
          </w:rPr>
          <w:delText xml:space="preserve">She tried to reach out multiple times. She tried to contact a therapist </w:delText>
        </w:r>
      </w:del>
    </w:p>
    <w:p w14:paraId="7A3F46D2" w14:textId="77777777" w:rsidR="000A3085" w:rsidRDefault="000A3085" w:rsidP="000A3085">
      <w:pPr>
        <w:spacing w:before="240" w:after="240" w:line="240" w:lineRule="auto"/>
        <w:jc w:val="both"/>
        <w:rPr>
          <w:ins w:id="99" w:author="Jacqueline  Carranza" w:date="2024-06-20T11:48:00Z" w16du:dateUtc="2024-06-20T15:48:00Z"/>
          <w:rFonts w:ascii="Times New Roman" w:eastAsia="Times New Roman" w:hAnsi="Times New Roman" w:cs="Times New Roman"/>
          <w:kern w:val="0"/>
          <w:sz w:val="28"/>
          <w:szCs w:val="28"/>
          <w:highlight w:val="yellow"/>
          <w14:ligatures w14:val="none"/>
        </w:rPr>
      </w:pPr>
    </w:p>
    <w:p w14:paraId="6889BC16" w14:textId="194BD3CF" w:rsidR="000A3085" w:rsidRDefault="000A3085" w:rsidP="000A3085">
      <w:pPr>
        <w:spacing w:before="240" w:after="240" w:line="240" w:lineRule="auto"/>
        <w:jc w:val="both"/>
        <w:rPr>
          <w:ins w:id="100" w:author="Jacqueline  Carranza" w:date="2024-06-20T11:49:00Z" w16du:dateUtc="2024-06-20T15:49:00Z"/>
          <w:rFonts w:ascii="Times New Roman" w:eastAsia="Times New Roman" w:hAnsi="Times New Roman" w:cs="Times New Roman"/>
          <w:kern w:val="0"/>
          <w:sz w:val="28"/>
          <w:szCs w:val="28"/>
          <w:highlight w:val="yellow"/>
          <w14:ligatures w14:val="none"/>
        </w:rPr>
      </w:pPr>
      <w:ins w:id="101" w:author="Jacqueline  Carranza" w:date="2024-06-20T11:49:00Z" w16du:dateUtc="2024-06-20T15:49:00Z">
        <w:r>
          <w:rPr>
            <w:rFonts w:ascii="Times New Roman" w:eastAsia="Times New Roman" w:hAnsi="Times New Roman" w:cs="Times New Roman"/>
            <w:kern w:val="0"/>
            <w:sz w:val="28"/>
            <w:szCs w:val="28"/>
            <w:highlight w:val="yellow"/>
            <w14:ligatures w14:val="none"/>
          </w:rPr>
          <w:t xml:space="preserve">II) Despite changing her phone number, </w:t>
        </w:r>
        <w:proofErr w:type="spellStart"/>
        <w:r>
          <w:rPr>
            <w:rFonts w:ascii="Times New Roman" w:eastAsia="Times New Roman" w:hAnsi="Times New Roman" w:cs="Times New Roman"/>
            <w:kern w:val="0"/>
            <w:sz w:val="28"/>
            <w:szCs w:val="28"/>
            <w:highlight w:val="yellow"/>
            <w14:ligatures w14:val="none"/>
          </w:rPr>
          <w:t>Ms</w:t>
        </w:r>
        <w:proofErr w:type="spellEnd"/>
        <w:r>
          <w:rPr>
            <w:rFonts w:ascii="Times New Roman" w:eastAsia="Times New Roman" w:hAnsi="Times New Roman" w:cs="Times New Roman"/>
            <w:kern w:val="0"/>
            <w:sz w:val="28"/>
            <w:szCs w:val="28"/>
            <w:highlight w:val="yellow"/>
            <w14:ligatures w14:val="none"/>
          </w:rPr>
          <w:t xml:space="preserve"> Meltzer continues to Receive Text Messages Causing Suspicions of One-Coworker</w:t>
        </w:r>
      </w:ins>
    </w:p>
    <w:p w14:paraId="6445CE38" w14:textId="33CEC3A5" w:rsidR="000A3085" w:rsidRDefault="000A3085" w:rsidP="000A3085">
      <w:pPr>
        <w:spacing w:before="240" w:after="240" w:line="240" w:lineRule="auto"/>
        <w:jc w:val="both"/>
        <w:rPr>
          <w:ins w:id="102" w:author="Jacqueline  Carranza" w:date="2024-06-20T11:51:00Z" w16du:dateUtc="2024-06-20T15:51:00Z"/>
          <w:rFonts w:ascii="Times New Roman" w:eastAsia="Times New Roman" w:hAnsi="Times New Roman" w:cs="Times New Roman"/>
          <w:kern w:val="0"/>
          <w:sz w:val="28"/>
          <w:szCs w:val="28"/>
          <w:highlight w:val="yellow"/>
          <w14:ligatures w14:val="none"/>
        </w:rPr>
      </w:pPr>
      <w:ins w:id="103" w:author="Jacqueline  Carranza" w:date="2024-06-20T11:51:00Z" w16du:dateUtc="2024-06-20T15:51:00Z">
        <w:r>
          <w:rPr>
            <w:rFonts w:ascii="Times New Roman" w:eastAsia="Times New Roman" w:hAnsi="Times New Roman" w:cs="Times New Roman"/>
            <w:kern w:val="0"/>
            <w:sz w:val="28"/>
            <w:szCs w:val="28"/>
            <w:highlight w:val="yellow"/>
            <w14:ligatures w14:val="none"/>
          </w:rPr>
          <w:t xml:space="preserve">COVID thing </w:t>
        </w:r>
      </w:ins>
    </w:p>
    <w:p w14:paraId="5ABF5CB2" w14:textId="30F870DB" w:rsidR="000A3085" w:rsidRDefault="000A3085" w:rsidP="000A3085">
      <w:pPr>
        <w:spacing w:before="240" w:after="240" w:line="240" w:lineRule="auto"/>
        <w:jc w:val="both"/>
        <w:rPr>
          <w:ins w:id="104" w:author="Jacqueline  Carranza" w:date="2024-06-20T11:50:00Z" w16du:dateUtc="2024-06-20T15:50:00Z"/>
          <w:rFonts w:ascii="Times New Roman" w:eastAsia="Times New Roman" w:hAnsi="Times New Roman" w:cs="Times New Roman"/>
          <w:kern w:val="0"/>
          <w:sz w:val="28"/>
          <w:szCs w:val="28"/>
          <w:highlight w:val="yellow"/>
          <w14:ligatures w14:val="none"/>
        </w:rPr>
      </w:pPr>
      <w:ins w:id="105" w:author="Jacqueline  Carranza" w:date="2024-06-20T11:51:00Z" w16du:dateUtc="2024-06-20T15:51:00Z">
        <w:r>
          <w:rPr>
            <w:rFonts w:ascii="Times New Roman" w:eastAsia="Times New Roman" w:hAnsi="Times New Roman" w:cs="Times New Roman"/>
            <w:kern w:val="0"/>
            <w:sz w:val="28"/>
            <w:szCs w:val="28"/>
            <w:highlight w:val="yellow"/>
            <w14:ligatures w14:val="none"/>
          </w:rPr>
          <w:t>Xmas party</w:t>
        </w:r>
      </w:ins>
    </w:p>
    <w:p w14:paraId="056979D2" w14:textId="77777777" w:rsidR="000A3085" w:rsidRDefault="000A3085" w:rsidP="000A3085">
      <w:pPr>
        <w:spacing w:before="240" w:after="240" w:line="240" w:lineRule="auto"/>
        <w:jc w:val="both"/>
        <w:rPr>
          <w:ins w:id="106" w:author="Jacqueline  Carranza" w:date="2024-06-20T11:50:00Z" w16du:dateUtc="2024-06-20T15:50:00Z"/>
          <w:rFonts w:ascii="Times New Roman" w:eastAsia="Times New Roman" w:hAnsi="Times New Roman" w:cs="Times New Roman"/>
          <w:kern w:val="0"/>
          <w:sz w:val="28"/>
          <w:szCs w:val="28"/>
          <w:highlight w:val="yellow"/>
          <w14:ligatures w14:val="none"/>
        </w:rPr>
      </w:pPr>
    </w:p>
    <w:p w14:paraId="0EC7582E" w14:textId="77777777" w:rsidR="000A3085" w:rsidRDefault="000A3085" w:rsidP="000A3085">
      <w:pPr>
        <w:spacing w:before="240" w:after="240" w:line="240" w:lineRule="auto"/>
        <w:jc w:val="both"/>
        <w:rPr>
          <w:ins w:id="107" w:author="Jacqueline  Carranza" w:date="2024-06-20T11:50:00Z" w16du:dateUtc="2024-06-20T15:50:00Z"/>
          <w:rFonts w:ascii="Times New Roman" w:eastAsia="Times New Roman" w:hAnsi="Times New Roman" w:cs="Times New Roman"/>
          <w:kern w:val="0"/>
          <w:sz w:val="28"/>
          <w:szCs w:val="28"/>
          <w:highlight w:val="yellow"/>
          <w14:ligatures w14:val="none"/>
        </w:rPr>
      </w:pPr>
    </w:p>
    <w:p w14:paraId="139B52F4" w14:textId="52E92FFF" w:rsidR="000A3085" w:rsidRDefault="000A3085" w:rsidP="000A3085">
      <w:pPr>
        <w:spacing w:before="240" w:after="240" w:line="240" w:lineRule="auto"/>
        <w:jc w:val="both"/>
        <w:rPr>
          <w:ins w:id="108" w:author="Jacqueline  Carranza" w:date="2024-06-20T11:51:00Z" w16du:dateUtc="2024-06-20T15:51:00Z"/>
          <w:rFonts w:ascii="Times New Roman" w:eastAsia="Times New Roman" w:hAnsi="Times New Roman" w:cs="Times New Roman"/>
          <w:kern w:val="0"/>
          <w:sz w:val="28"/>
          <w:szCs w:val="28"/>
          <w:highlight w:val="yellow"/>
          <w14:ligatures w14:val="none"/>
        </w:rPr>
      </w:pPr>
      <w:ins w:id="109" w:author="Jacqueline  Carranza" w:date="2024-06-20T11:50:00Z" w16du:dateUtc="2024-06-20T15:50:00Z">
        <w:r>
          <w:rPr>
            <w:rFonts w:ascii="Times New Roman" w:eastAsia="Times New Roman" w:hAnsi="Times New Roman" w:cs="Times New Roman"/>
            <w:kern w:val="0"/>
            <w:sz w:val="28"/>
            <w:szCs w:val="28"/>
            <w:highlight w:val="yellow"/>
            <w14:ligatures w14:val="none"/>
          </w:rPr>
          <w:t xml:space="preserve">III) Ms. Meltzer Confirms Mr. </w:t>
        </w:r>
      </w:ins>
      <w:ins w:id="110" w:author="Jacqueline  Carranza" w:date="2024-06-20T11:51:00Z" w16du:dateUtc="2024-06-20T15:51:00Z">
        <w:r>
          <w:rPr>
            <w:rFonts w:ascii="Times New Roman" w:eastAsia="Times New Roman" w:hAnsi="Times New Roman" w:cs="Times New Roman"/>
            <w:kern w:val="0"/>
            <w:sz w:val="28"/>
            <w:szCs w:val="28"/>
            <w:highlight w:val="yellow"/>
            <w14:ligatures w14:val="none"/>
          </w:rPr>
          <w:t>Melbas Identity as the Harasser</w:t>
        </w:r>
      </w:ins>
    </w:p>
    <w:p w14:paraId="1D1BDDA4" w14:textId="4E8578EE" w:rsidR="000A3085" w:rsidRPr="000A3085" w:rsidRDefault="000A3085" w:rsidP="000A3085">
      <w:pPr>
        <w:spacing w:before="240" w:after="240" w:line="240" w:lineRule="auto"/>
        <w:jc w:val="both"/>
        <w:rPr>
          <w:rFonts w:ascii="Times New Roman" w:eastAsia="Times New Roman" w:hAnsi="Times New Roman" w:cs="Times New Roman"/>
          <w:kern w:val="0"/>
          <w:sz w:val="28"/>
          <w:szCs w:val="28"/>
          <w:highlight w:val="yellow"/>
          <w14:ligatures w14:val="none"/>
          <w:rPrChange w:id="111" w:author="Jacqueline  Carranza" w:date="2024-06-20T11:42:00Z" w16du:dateUtc="2024-06-20T15:42:00Z">
            <w:rPr>
              <w:highlight w:val="yellow"/>
            </w:rPr>
          </w:rPrChange>
        </w:rPr>
        <w:pPrChange w:id="112" w:author="Jacqueline  Carranza" w:date="2024-06-20T11:42:00Z" w16du:dateUtc="2024-06-20T15:42:00Z">
          <w:pPr>
            <w:pStyle w:val="ListParagraph"/>
            <w:numPr>
              <w:numId w:val="1"/>
            </w:numPr>
            <w:spacing w:before="240" w:after="240" w:line="240" w:lineRule="auto"/>
            <w:ind w:left="1080" w:hanging="720"/>
          </w:pPr>
        </w:pPrChange>
      </w:pPr>
      <w:ins w:id="113" w:author="Jacqueline  Carranza" w:date="2024-06-20T11:51:00Z" w16du:dateUtc="2024-06-20T15:51:00Z">
        <w:r>
          <w:rPr>
            <w:rFonts w:ascii="Times New Roman" w:eastAsia="Times New Roman" w:hAnsi="Times New Roman" w:cs="Times New Roman"/>
            <w:kern w:val="0"/>
            <w:sz w:val="28"/>
            <w:szCs w:val="28"/>
            <w:highlight w:val="yellow"/>
            <w14:ligatures w14:val="none"/>
          </w:rPr>
          <w:t xml:space="preserve">Cash app </w:t>
        </w:r>
      </w:ins>
    </w:p>
    <w:p w14:paraId="0004C868" w14:textId="3317AACD" w:rsidR="00A4784A" w:rsidRPr="00A4784A" w:rsidRDefault="00A4784A" w:rsidP="004D6971">
      <w:pPr>
        <w:spacing w:before="240" w:after="240" w:line="240" w:lineRule="auto"/>
        <w:jc w:val="both"/>
        <w:rPr>
          <w:rFonts w:ascii="Times New Roman" w:eastAsia="Times New Roman" w:hAnsi="Times New Roman" w:cs="Times New Roman"/>
          <w:kern w:val="0"/>
          <w:sz w:val="28"/>
          <w:szCs w:val="28"/>
          <w14:ligatures w14:val="none"/>
        </w:rPr>
        <w:pPrChange w:id="114" w:author="Jacqueline  Carranza" w:date="2024-06-20T11:20:00Z" w16du:dateUtc="2024-06-20T15:20:00Z">
          <w:pPr>
            <w:spacing w:before="240" w:after="240" w:line="240" w:lineRule="auto"/>
          </w:pPr>
        </w:pPrChange>
      </w:pPr>
      <w:r w:rsidRPr="00A4784A">
        <w:rPr>
          <w:rFonts w:ascii="Times New Roman" w:eastAsia="Times New Roman" w:hAnsi="Times New Roman" w:cs="Times New Roman"/>
          <w:color w:val="000000"/>
          <w:kern w:val="0"/>
          <w:sz w:val="28"/>
          <w:szCs w:val="28"/>
          <w:u w:val="single"/>
          <w14:ligatures w14:val="none"/>
        </w:rPr>
        <w:t>II.  Inconsistencies with Findings </w:t>
      </w:r>
      <w:ins w:id="115" w:author="Jacqueline  Carranza" w:date="2024-06-20T11:43:00Z" w16du:dateUtc="2024-06-20T15:43:00Z">
        <w:r w:rsidR="000A3085">
          <w:rPr>
            <w:rFonts w:ascii="Times New Roman" w:eastAsia="Times New Roman" w:hAnsi="Times New Roman" w:cs="Times New Roman"/>
            <w:color w:val="000000"/>
            <w:kern w:val="0"/>
            <w:sz w:val="28"/>
            <w:szCs w:val="28"/>
            <w:u w:val="single"/>
            <w14:ligatures w14:val="none"/>
          </w:rPr>
          <w:t>(Investigation)</w:t>
        </w:r>
      </w:ins>
      <w:ins w:id="116" w:author="Jacqueline  Carranza" w:date="2024-06-20T11:51:00Z" w16du:dateUtc="2024-06-20T15:51:00Z">
        <w:r w:rsidR="000A3085">
          <w:rPr>
            <w:rFonts w:ascii="Times New Roman" w:eastAsia="Times New Roman" w:hAnsi="Times New Roman" w:cs="Times New Roman"/>
            <w:color w:val="000000"/>
            <w:kern w:val="0"/>
            <w:sz w:val="28"/>
            <w:szCs w:val="28"/>
            <w:u w:val="single"/>
            <w14:ligatures w14:val="none"/>
          </w:rPr>
          <w:t xml:space="preserve"> – </w:t>
        </w:r>
      </w:ins>
    </w:p>
    <w:p w14:paraId="5288E98A" w14:textId="740216D0" w:rsidR="00A4784A" w:rsidRDefault="00216AE6" w:rsidP="004D6971">
      <w:pPr>
        <w:spacing w:after="0" w:line="240" w:lineRule="auto"/>
        <w:jc w:val="both"/>
        <w:rPr>
          <w:ins w:id="117" w:author="Jacqueline  Carranza" w:date="2024-06-20T11:53:00Z" w16du:dateUtc="2024-06-20T15:53:00Z"/>
          <w:rFonts w:ascii="Times New Roman" w:eastAsia="Times New Roman" w:hAnsi="Times New Roman" w:cs="Times New Roman"/>
          <w:kern w:val="0"/>
          <w:sz w:val="28"/>
          <w:szCs w:val="28"/>
          <w14:ligatures w14:val="none"/>
        </w:rPr>
      </w:pPr>
      <w:ins w:id="118" w:author="Jacqueline  Carranza" w:date="2024-06-20T11:52:00Z" w16du:dateUtc="2024-06-20T15:52:00Z">
        <w:r>
          <w:rPr>
            <w:rFonts w:ascii="Times New Roman" w:eastAsia="Times New Roman" w:hAnsi="Times New Roman" w:cs="Times New Roman"/>
            <w:kern w:val="0"/>
            <w:sz w:val="28"/>
            <w:szCs w:val="28"/>
            <w14:ligatures w14:val="none"/>
          </w:rPr>
          <w:t xml:space="preserve">After confirming Mr. </w:t>
        </w:r>
        <w:proofErr w:type="spellStart"/>
        <w:r>
          <w:rPr>
            <w:rFonts w:ascii="Times New Roman" w:eastAsia="Times New Roman" w:hAnsi="Times New Roman" w:cs="Times New Roman"/>
            <w:kern w:val="0"/>
            <w:sz w:val="28"/>
            <w:szCs w:val="28"/>
            <w14:ligatures w14:val="none"/>
          </w:rPr>
          <w:t>Melbas’s</w:t>
        </w:r>
        <w:proofErr w:type="spellEnd"/>
        <w:r>
          <w:rPr>
            <w:rFonts w:ascii="Times New Roman" w:eastAsia="Times New Roman" w:hAnsi="Times New Roman" w:cs="Times New Roman"/>
            <w:kern w:val="0"/>
            <w:sz w:val="28"/>
            <w:szCs w:val="28"/>
            <w14:ligatures w14:val="none"/>
          </w:rPr>
          <w:t xml:space="preserve"> identity, </w:t>
        </w:r>
      </w:ins>
      <w:ins w:id="119" w:author="Jacqueline  Carranza" w:date="2024-06-20T11:53:00Z" w16du:dateUtc="2024-06-20T15:53:00Z">
        <w:r>
          <w:rPr>
            <w:rFonts w:ascii="Times New Roman" w:eastAsia="Times New Roman" w:hAnsi="Times New Roman" w:cs="Times New Roman"/>
            <w:kern w:val="0"/>
            <w:sz w:val="28"/>
            <w:szCs w:val="28"/>
            <w14:ligatures w14:val="none"/>
          </w:rPr>
          <w:t xml:space="preserve">police report </w:t>
        </w:r>
      </w:ins>
    </w:p>
    <w:p w14:paraId="04C956B7" w14:textId="22D84B0E" w:rsidR="00216AE6" w:rsidRDefault="00216AE6" w:rsidP="004D6971">
      <w:pPr>
        <w:spacing w:after="0" w:line="240" w:lineRule="auto"/>
        <w:jc w:val="both"/>
        <w:rPr>
          <w:ins w:id="120" w:author="Jacqueline  Carranza" w:date="2024-06-20T11:54:00Z" w16du:dateUtc="2024-06-20T15:54:00Z"/>
          <w:rFonts w:ascii="Times New Roman" w:eastAsia="Times New Roman" w:hAnsi="Times New Roman" w:cs="Times New Roman"/>
          <w:kern w:val="0"/>
          <w:sz w:val="28"/>
          <w:szCs w:val="28"/>
          <w14:ligatures w14:val="none"/>
        </w:rPr>
      </w:pPr>
      <w:ins w:id="121" w:author="Jacqueline  Carranza" w:date="2024-06-20T11:53:00Z" w16du:dateUtc="2024-06-20T15:53:00Z">
        <w:r>
          <w:rPr>
            <w:rFonts w:ascii="Times New Roman" w:eastAsia="Times New Roman" w:hAnsi="Times New Roman" w:cs="Times New Roman"/>
            <w:kern w:val="0"/>
            <w:sz w:val="28"/>
            <w:szCs w:val="28"/>
            <w14:ligatures w14:val="none"/>
          </w:rPr>
          <w:t>---(she reports it to so</w:t>
        </w:r>
      </w:ins>
      <w:ins w:id="122" w:author="Jacqueline  Carranza" w:date="2024-06-20T11:54:00Z" w16du:dateUtc="2024-06-20T15:54:00Z">
        <w:r>
          <w:rPr>
            <w:rFonts w:ascii="Times New Roman" w:eastAsia="Times New Roman" w:hAnsi="Times New Roman" w:cs="Times New Roman"/>
            <w:kern w:val="0"/>
            <w:sz w:val="28"/>
            <w:szCs w:val="28"/>
            <w14:ligatures w14:val="none"/>
          </w:rPr>
          <w:t xml:space="preserve">meone in her job) (info we still need from her) </w:t>
        </w:r>
      </w:ins>
    </w:p>
    <w:p w14:paraId="16F8E3E8" w14:textId="77777777" w:rsidR="00216AE6" w:rsidRDefault="00216AE6" w:rsidP="004D6971">
      <w:pPr>
        <w:spacing w:after="0" w:line="240" w:lineRule="auto"/>
        <w:jc w:val="both"/>
        <w:rPr>
          <w:ins w:id="123" w:author="Jacqueline  Carranza" w:date="2024-06-20T11:56:00Z" w16du:dateUtc="2024-06-20T15:56:00Z"/>
          <w:rFonts w:ascii="Times New Roman" w:eastAsia="Times New Roman" w:hAnsi="Times New Roman" w:cs="Times New Roman"/>
          <w:kern w:val="0"/>
          <w:sz w:val="28"/>
          <w:szCs w:val="28"/>
          <w14:ligatures w14:val="none"/>
        </w:rPr>
      </w:pPr>
    </w:p>
    <w:p w14:paraId="500DA048" w14:textId="4F19103F" w:rsidR="00216AE6" w:rsidRDefault="00216AE6" w:rsidP="004D6971">
      <w:pPr>
        <w:spacing w:after="0" w:line="240" w:lineRule="auto"/>
        <w:jc w:val="both"/>
        <w:rPr>
          <w:ins w:id="124" w:author="Jacqueline  Carranza" w:date="2024-06-20T12:03:00Z" w16du:dateUtc="2024-06-20T16:03:00Z"/>
          <w:rFonts w:ascii="Times New Roman" w:eastAsia="Times New Roman" w:hAnsi="Times New Roman" w:cs="Times New Roman"/>
          <w:kern w:val="0"/>
          <w:sz w:val="28"/>
          <w:szCs w:val="28"/>
          <w14:ligatures w14:val="none"/>
        </w:rPr>
      </w:pPr>
      <w:ins w:id="125" w:author="Jacqueline  Carranza" w:date="2024-06-20T11:56:00Z" w16du:dateUtc="2024-06-20T15:56:00Z">
        <w:r>
          <w:rPr>
            <w:rFonts w:ascii="Times New Roman" w:eastAsia="Times New Roman" w:hAnsi="Times New Roman" w:cs="Times New Roman"/>
            <w:kern w:val="0"/>
            <w:sz w:val="28"/>
            <w:szCs w:val="28"/>
            <w14:ligatures w14:val="none"/>
          </w:rPr>
          <w:t xml:space="preserve">Subsequently, </w:t>
        </w:r>
      </w:ins>
      <w:ins w:id="126" w:author="Jacqueline  Carranza" w:date="2024-06-20T11:57:00Z" w16du:dateUtc="2024-06-20T15:57:00Z">
        <w:r>
          <w:rPr>
            <w:rFonts w:ascii="Times New Roman" w:eastAsia="Times New Roman" w:hAnsi="Times New Roman" w:cs="Times New Roman"/>
            <w:kern w:val="0"/>
            <w:sz w:val="28"/>
            <w:szCs w:val="28"/>
            <w14:ligatures w14:val="none"/>
          </w:rPr>
          <w:t xml:space="preserve">on November 30, 2022, </w:t>
        </w:r>
      </w:ins>
      <w:ins w:id="127" w:author="Jacqueline  Carranza" w:date="2024-06-20T11:56:00Z" w16du:dateUtc="2024-06-20T15:56:00Z">
        <w:r>
          <w:rPr>
            <w:rFonts w:ascii="Times New Roman" w:eastAsia="Times New Roman" w:hAnsi="Times New Roman" w:cs="Times New Roman"/>
            <w:kern w:val="0"/>
            <w:sz w:val="28"/>
            <w:szCs w:val="28"/>
            <w14:ligatures w14:val="none"/>
          </w:rPr>
          <w:t>Local Union 28 held a Trial conducted</w:t>
        </w:r>
      </w:ins>
      <w:ins w:id="128" w:author="Jacqueline  Carranza" w:date="2024-06-20T11:57:00Z" w16du:dateUtc="2024-06-20T15:57:00Z">
        <w:r>
          <w:rPr>
            <w:rFonts w:ascii="Times New Roman" w:eastAsia="Times New Roman" w:hAnsi="Times New Roman" w:cs="Times New Roman"/>
            <w:kern w:val="0"/>
            <w:sz w:val="28"/>
            <w:szCs w:val="28"/>
            <w14:ligatures w14:val="none"/>
          </w:rPr>
          <w:t xml:space="preserve"> </w:t>
        </w:r>
        <w:proofErr w:type="gramStart"/>
        <w:r>
          <w:rPr>
            <w:rFonts w:ascii="Times New Roman" w:eastAsia="Times New Roman" w:hAnsi="Times New Roman" w:cs="Times New Roman"/>
            <w:kern w:val="0"/>
            <w:sz w:val="28"/>
            <w:szCs w:val="28"/>
            <w14:ligatures w14:val="none"/>
          </w:rPr>
          <w:t>by .</w:t>
        </w:r>
        <w:proofErr w:type="gramEnd"/>
        <w:r>
          <w:rPr>
            <w:rFonts w:ascii="Times New Roman" w:eastAsia="Times New Roman" w:hAnsi="Times New Roman" w:cs="Times New Roman"/>
            <w:kern w:val="0"/>
            <w:sz w:val="28"/>
            <w:szCs w:val="28"/>
            <w14:ligatures w14:val="none"/>
          </w:rPr>
          <w:t xml:space="preserve"> Mr. Barba did not appear at the trial though he was required to. </w:t>
        </w:r>
      </w:ins>
    </w:p>
    <w:p w14:paraId="465C9B67" w14:textId="77777777" w:rsidR="003A5392" w:rsidRDefault="003A5392" w:rsidP="004D6971">
      <w:pPr>
        <w:spacing w:after="0" w:line="240" w:lineRule="auto"/>
        <w:jc w:val="both"/>
        <w:rPr>
          <w:ins w:id="129" w:author="Jacqueline  Carranza" w:date="2024-06-20T12:03:00Z" w16du:dateUtc="2024-06-20T16:03:00Z"/>
          <w:rFonts w:ascii="Times New Roman" w:eastAsia="Times New Roman" w:hAnsi="Times New Roman" w:cs="Times New Roman"/>
          <w:kern w:val="0"/>
          <w:sz w:val="28"/>
          <w:szCs w:val="28"/>
          <w14:ligatures w14:val="none"/>
        </w:rPr>
      </w:pPr>
    </w:p>
    <w:p w14:paraId="5EA7A205" w14:textId="311F6554" w:rsidR="003A5392" w:rsidRDefault="003A5392" w:rsidP="004D6971">
      <w:pPr>
        <w:spacing w:after="0" w:line="240" w:lineRule="auto"/>
        <w:jc w:val="both"/>
        <w:rPr>
          <w:ins w:id="130" w:author="Jacqueline  Carranza" w:date="2024-06-20T12:03:00Z" w16du:dateUtc="2024-06-20T16:03:00Z"/>
          <w:rFonts w:ascii="Times New Roman" w:eastAsia="Times New Roman" w:hAnsi="Times New Roman" w:cs="Times New Roman"/>
          <w:kern w:val="0"/>
          <w:sz w:val="28"/>
          <w:szCs w:val="28"/>
          <w14:ligatures w14:val="none"/>
        </w:rPr>
      </w:pPr>
      <w:ins w:id="131" w:author="Jacqueline  Carranza" w:date="2024-06-20T12:03:00Z" w16du:dateUtc="2024-06-20T16:03:00Z">
        <w:r>
          <w:rPr>
            <w:rFonts w:ascii="Times New Roman" w:eastAsia="Times New Roman" w:hAnsi="Times New Roman" w:cs="Times New Roman"/>
            <w:kern w:val="0"/>
            <w:sz w:val="28"/>
            <w:szCs w:val="28"/>
            <w14:ligatures w14:val="none"/>
          </w:rPr>
          <w:t>The investigation notes that because Mr. Ba</w:t>
        </w:r>
      </w:ins>
      <w:ins w:id="132" w:author="Jacqueline  Carranza" w:date="2024-06-20T12:04:00Z" w16du:dateUtc="2024-06-20T16:04:00Z">
        <w:r>
          <w:rPr>
            <w:rFonts w:ascii="Times New Roman" w:eastAsia="Times New Roman" w:hAnsi="Times New Roman" w:cs="Times New Roman"/>
            <w:kern w:val="0"/>
            <w:sz w:val="28"/>
            <w:szCs w:val="28"/>
            <w14:ligatures w14:val="none"/>
          </w:rPr>
          <w:t xml:space="preserve">rba continued to contact Ms. Meltzer while investigation was pending, he was terminated by Delta. However, Mr. Barba remained employed by Local Union 28. </w:t>
        </w:r>
      </w:ins>
    </w:p>
    <w:p w14:paraId="71505543" w14:textId="77777777" w:rsidR="003A5392" w:rsidRPr="00A4784A" w:rsidRDefault="003A5392" w:rsidP="004D6971">
      <w:pPr>
        <w:spacing w:after="0" w:line="240" w:lineRule="auto"/>
        <w:jc w:val="both"/>
        <w:rPr>
          <w:rFonts w:ascii="Times New Roman" w:eastAsia="Times New Roman" w:hAnsi="Times New Roman" w:cs="Times New Roman"/>
          <w:kern w:val="0"/>
          <w:sz w:val="28"/>
          <w:szCs w:val="28"/>
          <w14:ligatures w14:val="none"/>
        </w:rPr>
        <w:pPrChange w:id="133" w:author="Jacqueline  Carranza" w:date="2024-06-20T11:20:00Z" w16du:dateUtc="2024-06-20T15:20:00Z">
          <w:pPr>
            <w:spacing w:after="0" w:line="240" w:lineRule="auto"/>
          </w:pPr>
        </w:pPrChange>
      </w:pPr>
    </w:p>
    <w:p w14:paraId="03FCB7F3" w14:textId="77777777" w:rsidR="003A5392" w:rsidRDefault="00A4784A" w:rsidP="004D6971">
      <w:pPr>
        <w:spacing w:before="240" w:after="240" w:line="240" w:lineRule="auto"/>
        <w:jc w:val="both"/>
        <w:rPr>
          <w:ins w:id="134" w:author="Jacqueline  Carranza" w:date="2024-06-20T12:11:00Z" w16du:dateUtc="2024-06-20T16:11:00Z"/>
          <w:rFonts w:ascii="Times New Roman" w:eastAsia="Times New Roman" w:hAnsi="Times New Roman" w:cs="Times New Roman"/>
          <w:color w:val="000000"/>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The inconsistencies in the finding of Ms. Meltzer’s case raise significant concern regarding the transparency and the potential for Mr. Barba to return to work at </w:t>
      </w:r>
      <w:del w:id="135" w:author="Jacqueline  Carranza" w:date="2024-06-20T12:05:00Z" w16du:dateUtc="2024-06-20T16:05:00Z">
        <w:r w:rsidRPr="00A4784A" w:rsidDel="003A5392">
          <w:rPr>
            <w:rFonts w:ascii="Times New Roman" w:eastAsia="Times New Roman" w:hAnsi="Times New Roman" w:cs="Times New Roman"/>
            <w:color w:val="000000"/>
            <w:kern w:val="0"/>
            <w:sz w:val="28"/>
            <w:szCs w:val="28"/>
            <w14:ligatures w14:val="none"/>
          </w:rPr>
          <w:delText>Delta.</w:delText>
        </w:r>
      </w:del>
      <w:ins w:id="136" w:author="Jacqueline  Carranza" w:date="2024-06-20T12:05:00Z" w16du:dateUtc="2024-06-20T16:05:00Z">
        <w:r w:rsidR="003A5392">
          <w:rPr>
            <w:rFonts w:ascii="Times New Roman" w:eastAsia="Times New Roman" w:hAnsi="Times New Roman" w:cs="Times New Roman"/>
            <w:color w:val="000000"/>
            <w:kern w:val="0"/>
            <w:sz w:val="28"/>
            <w:szCs w:val="28"/>
            <w14:ligatures w14:val="none"/>
          </w:rPr>
          <w:t>Local Union 28.</w:t>
        </w:r>
      </w:ins>
      <w:r w:rsidRPr="00A4784A">
        <w:rPr>
          <w:rFonts w:ascii="Times New Roman" w:eastAsia="Times New Roman" w:hAnsi="Times New Roman" w:cs="Times New Roman"/>
          <w:color w:val="000000"/>
          <w:kern w:val="0"/>
          <w:sz w:val="28"/>
          <w:szCs w:val="28"/>
          <w14:ligatures w14:val="none"/>
        </w:rPr>
        <w:t xml:space="preserve"> With Ms. Meltzer’s compelling presentation of screenshots and explicit messages during the Trial Committee proceedings, </w:t>
      </w:r>
      <w:ins w:id="137" w:author="Jacqueline  Carranza" w:date="2024-06-20T12:05:00Z" w16du:dateUtc="2024-06-20T16:05:00Z">
        <w:r w:rsidR="003A5392">
          <w:rPr>
            <w:rFonts w:ascii="Times New Roman" w:eastAsia="Times New Roman" w:hAnsi="Times New Roman" w:cs="Times New Roman"/>
            <w:color w:val="000000"/>
            <w:kern w:val="0"/>
            <w:sz w:val="28"/>
            <w:szCs w:val="28"/>
            <w14:ligatures w14:val="none"/>
          </w:rPr>
          <w:t>th</w:t>
        </w:r>
      </w:ins>
      <w:ins w:id="138" w:author="Jacqueline  Carranza" w:date="2024-06-20T12:06:00Z" w16du:dateUtc="2024-06-20T16:06:00Z">
        <w:r w:rsidR="003A5392">
          <w:rPr>
            <w:rFonts w:ascii="Times New Roman" w:eastAsia="Times New Roman" w:hAnsi="Times New Roman" w:cs="Times New Roman"/>
            <w:color w:val="000000"/>
            <w:kern w:val="0"/>
            <w:sz w:val="28"/>
            <w:szCs w:val="28"/>
            <w14:ligatures w14:val="none"/>
          </w:rPr>
          <w:t xml:space="preserve">e Trial Committee did not reasonably correct and prevent Mr. Barba’s behavior. </w:t>
        </w:r>
      </w:ins>
      <w:ins w:id="139" w:author="Jacqueline  Carranza" w:date="2024-06-20T12:07:00Z" w16du:dateUtc="2024-06-20T16:07:00Z">
        <w:r w:rsidR="003A5392">
          <w:rPr>
            <w:rFonts w:ascii="Times New Roman" w:eastAsia="Times New Roman" w:hAnsi="Times New Roman" w:cs="Times New Roman"/>
            <w:color w:val="000000"/>
            <w:kern w:val="0"/>
            <w:sz w:val="28"/>
            <w:szCs w:val="28"/>
            <w14:ligatures w14:val="none"/>
          </w:rPr>
          <w:t xml:space="preserve">Specifically, </w:t>
        </w:r>
        <w:proofErr w:type="spellStart"/>
        <w:r w:rsidR="003A5392">
          <w:rPr>
            <w:rFonts w:ascii="Times New Roman" w:eastAsia="Times New Roman" w:hAnsi="Times New Roman" w:cs="Times New Roman"/>
            <w:color w:val="000000"/>
            <w:kern w:val="0"/>
            <w:sz w:val="28"/>
            <w:szCs w:val="28"/>
            <w14:ligatures w14:val="none"/>
          </w:rPr>
          <w:t>thr</w:t>
        </w:r>
        <w:proofErr w:type="spellEnd"/>
        <w:r w:rsidR="003A5392">
          <w:rPr>
            <w:rFonts w:ascii="Times New Roman" w:eastAsia="Times New Roman" w:hAnsi="Times New Roman" w:cs="Times New Roman"/>
            <w:color w:val="000000"/>
            <w:kern w:val="0"/>
            <w:sz w:val="28"/>
            <w:szCs w:val="28"/>
            <w14:ligatures w14:val="none"/>
          </w:rPr>
          <w:t xml:space="preserve"> Trial Committee</w:t>
        </w:r>
      </w:ins>
      <w:del w:id="140" w:author="Jacqueline  Carranza" w:date="2024-06-20T12:05:00Z" w16du:dateUtc="2024-06-20T16:05:00Z">
        <w:r w:rsidRPr="00A4784A" w:rsidDel="003A5392">
          <w:rPr>
            <w:rFonts w:ascii="Times New Roman" w:eastAsia="Times New Roman" w:hAnsi="Times New Roman" w:cs="Times New Roman"/>
            <w:color w:val="000000"/>
            <w:kern w:val="0"/>
            <w:sz w:val="28"/>
            <w:szCs w:val="28"/>
            <w14:ligatures w14:val="none"/>
          </w:rPr>
          <w:delText>and the fact that Mr. Barba contacted Ms. Meltzer despite being asked not to do so, led to Mr. Barba’s termination</w:delText>
        </w:r>
      </w:del>
      <w:del w:id="141" w:author="Jacqueline  Carranza" w:date="2024-06-20T12:07:00Z" w16du:dateUtc="2024-06-20T16:07:00Z">
        <w:r w:rsidRPr="00A4784A" w:rsidDel="003A5392">
          <w:rPr>
            <w:rFonts w:ascii="Times New Roman" w:eastAsia="Times New Roman" w:hAnsi="Times New Roman" w:cs="Times New Roman"/>
            <w:color w:val="000000"/>
            <w:kern w:val="0"/>
            <w:sz w:val="28"/>
            <w:szCs w:val="28"/>
            <w14:ligatures w14:val="none"/>
          </w:rPr>
          <w:delText>. However, after deliberations, the Trial Committee</w:delText>
        </w:r>
      </w:del>
      <w:r w:rsidRPr="00A4784A">
        <w:rPr>
          <w:rFonts w:ascii="Times New Roman" w:eastAsia="Times New Roman" w:hAnsi="Times New Roman" w:cs="Times New Roman"/>
          <w:color w:val="000000"/>
          <w:kern w:val="0"/>
          <w:sz w:val="28"/>
          <w:szCs w:val="28"/>
          <w14:ligatures w14:val="none"/>
        </w:rPr>
        <w:t xml:space="preserve"> held Mr. Barba guilty on </w:t>
      </w:r>
      <w:ins w:id="142" w:author="Jacqueline  Carranza" w:date="2024-06-20T12:11:00Z" w16du:dateUtc="2024-06-20T16:11:00Z">
        <w:r w:rsidR="003A5392">
          <w:rPr>
            <w:rFonts w:ascii="Times New Roman" w:eastAsia="Times New Roman" w:hAnsi="Times New Roman" w:cs="Times New Roman"/>
            <w:color w:val="000000"/>
            <w:kern w:val="0"/>
            <w:sz w:val="28"/>
            <w:szCs w:val="28"/>
            <w14:ligatures w14:val="none"/>
          </w:rPr>
          <w:t xml:space="preserve">the following </w:t>
        </w:r>
      </w:ins>
    </w:p>
    <w:p w14:paraId="69742FF8" w14:textId="5DBDE809" w:rsidR="00A4784A" w:rsidRPr="003A5392" w:rsidRDefault="00A4784A" w:rsidP="003A5392">
      <w:pPr>
        <w:pStyle w:val="ListParagraph"/>
        <w:numPr>
          <w:ilvl w:val="0"/>
          <w:numId w:val="2"/>
        </w:numPr>
        <w:spacing w:before="240" w:after="240" w:line="240" w:lineRule="auto"/>
        <w:jc w:val="both"/>
        <w:rPr>
          <w:ins w:id="143" w:author="Jacqueline  Carranza" w:date="2024-06-20T12:10:00Z" w16du:dateUtc="2024-06-20T16:10:00Z"/>
          <w:rFonts w:ascii="Times New Roman" w:eastAsia="Times New Roman" w:hAnsi="Times New Roman" w:cs="Times New Roman"/>
          <w:color w:val="000000"/>
          <w:kern w:val="0"/>
          <w:sz w:val="28"/>
          <w:szCs w:val="28"/>
          <w14:ligatures w14:val="none"/>
          <w:rPrChange w:id="144" w:author="Jacqueline  Carranza" w:date="2024-06-20T12:11:00Z" w16du:dateUtc="2024-06-20T16:11:00Z">
            <w:rPr>
              <w:ins w:id="145" w:author="Jacqueline  Carranza" w:date="2024-06-20T12:10:00Z" w16du:dateUtc="2024-06-20T16:10:00Z"/>
            </w:rPr>
          </w:rPrChange>
        </w:rPr>
        <w:pPrChange w:id="146" w:author="Jacqueline  Carranza" w:date="2024-06-20T12:11:00Z" w16du:dateUtc="2024-06-20T16:11:00Z">
          <w:pPr>
            <w:spacing w:before="240" w:after="240" w:line="240" w:lineRule="auto"/>
            <w:jc w:val="both"/>
          </w:pPr>
        </w:pPrChange>
      </w:pPr>
      <w:r w:rsidRPr="003A5392">
        <w:rPr>
          <w:rFonts w:ascii="Times New Roman" w:eastAsia="Times New Roman" w:hAnsi="Times New Roman" w:cs="Times New Roman"/>
          <w:color w:val="000000"/>
          <w:kern w:val="0"/>
          <w:sz w:val="28"/>
          <w:szCs w:val="28"/>
          <w14:ligatures w14:val="none"/>
          <w:rPrChange w:id="147" w:author="Jacqueline  Carranza" w:date="2024-06-20T12:11:00Z" w16du:dateUtc="2024-06-20T16:11:00Z">
            <w:rPr/>
          </w:rPrChange>
        </w:rPr>
        <w:lastRenderedPageBreak/>
        <w:t>three counts rendering him a fine of $30,000- and 26-hours training for sexual harassment.</w:t>
      </w:r>
    </w:p>
    <w:p w14:paraId="07493235" w14:textId="206B79DD" w:rsidR="003A5392" w:rsidRPr="00A4784A" w:rsidRDefault="003A5392" w:rsidP="004D6971">
      <w:pPr>
        <w:spacing w:before="240" w:after="240" w:line="240" w:lineRule="auto"/>
        <w:jc w:val="both"/>
        <w:rPr>
          <w:rFonts w:ascii="Times New Roman" w:eastAsia="Times New Roman" w:hAnsi="Times New Roman" w:cs="Times New Roman"/>
          <w:kern w:val="0"/>
          <w:sz w:val="28"/>
          <w:szCs w:val="28"/>
          <w14:ligatures w14:val="none"/>
        </w:rPr>
        <w:pPrChange w:id="148" w:author="Jacqueline  Carranza" w:date="2024-06-20T11:20:00Z" w16du:dateUtc="2024-06-20T15:20:00Z">
          <w:pPr>
            <w:spacing w:before="240" w:after="240" w:line="240" w:lineRule="auto"/>
          </w:pPr>
        </w:pPrChange>
      </w:pPr>
      <w:ins w:id="149" w:author="Jacqueline  Carranza" w:date="2024-06-20T12:10:00Z" w16du:dateUtc="2024-06-20T16:10:00Z">
        <w:r w:rsidRPr="003A5392">
          <w:rPr>
            <w:rFonts w:ascii="Times New Roman" w:eastAsia="Times New Roman" w:hAnsi="Times New Roman" w:cs="Times New Roman"/>
            <w:kern w:val="0"/>
            <w:sz w:val="28"/>
            <w:szCs w:val="28"/>
            <w14:ligatures w14:val="none"/>
          </w:rPr>
          <w:t>https://www.smart-union.org/constitution/</w:t>
        </w:r>
      </w:ins>
    </w:p>
    <w:p w14:paraId="296126D2" w14:textId="77777777" w:rsidR="00A4784A" w:rsidRPr="00A4784A" w:rsidRDefault="00A4784A" w:rsidP="004D6971">
      <w:pPr>
        <w:spacing w:after="0" w:line="240" w:lineRule="auto"/>
        <w:jc w:val="both"/>
        <w:rPr>
          <w:rFonts w:ascii="Times New Roman" w:eastAsia="Times New Roman" w:hAnsi="Times New Roman" w:cs="Times New Roman"/>
          <w:kern w:val="0"/>
          <w:sz w:val="28"/>
          <w:szCs w:val="28"/>
          <w14:ligatures w14:val="none"/>
        </w:rPr>
        <w:pPrChange w:id="150" w:author="Jacqueline  Carranza" w:date="2024-06-20T11:20:00Z" w16du:dateUtc="2024-06-20T15:20:00Z">
          <w:pPr>
            <w:spacing w:after="0" w:line="240" w:lineRule="auto"/>
          </w:pPr>
        </w:pPrChange>
      </w:pPr>
    </w:p>
    <w:p w14:paraId="0F1B0515" w14:textId="05FFDBE6" w:rsidR="00A4784A" w:rsidRPr="00A4784A" w:rsidRDefault="00A4784A" w:rsidP="004D6971">
      <w:pPr>
        <w:spacing w:before="240" w:after="240" w:line="240" w:lineRule="auto"/>
        <w:jc w:val="both"/>
        <w:rPr>
          <w:rFonts w:ascii="Times New Roman" w:eastAsia="Times New Roman" w:hAnsi="Times New Roman" w:cs="Times New Roman"/>
          <w:kern w:val="0"/>
          <w:sz w:val="28"/>
          <w:szCs w:val="28"/>
          <w14:ligatures w14:val="none"/>
        </w:rPr>
        <w:pPrChange w:id="151" w:author="Jacqueline  Carranza" w:date="2024-06-20T11:20:00Z" w16du:dateUtc="2024-06-20T15:20: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 xml:space="preserve">There is an apparent discrepancy between </w:t>
      </w:r>
      <w:ins w:id="152" w:author="Jacqueline  Carranza" w:date="2024-06-20T12:12:00Z" w16du:dateUtc="2024-06-20T16:12:00Z">
        <w:r w:rsidR="00622F24">
          <w:rPr>
            <w:rFonts w:ascii="Times New Roman" w:eastAsia="Times New Roman" w:hAnsi="Times New Roman" w:cs="Times New Roman"/>
            <w:color w:val="000000"/>
            <w:kern w:val="0"/>
            <w:sz w:val="28"/>
            <w:szCs w:val="28"/>
            <w14:ligatures w14:val="none"/>
          </w:rPr>
          <w:t xml:space="preserve">Local Union and what Delta </w:t>
        </w:r>
        <w:proofErr w:type="spellStart"/>
        <w:proofErr w:type="gramStart"/>
        <w:r w:rsidR="00622F24">
          <w:rPr>
            <w:rFonts w:ascii="Times New Roman" w:eastAsia="Times New Roman" w:hAnsi="Times New Roman" w:cs="Times New Roman"/>
            <w:color w:val="000000"/>
            <w:kern w:val="0"/>
            <w:sz w:val="28"/>
            <w:szCs w:val="28"/>
            <w14:ligatures w14:val="none"/>
          </w:rPr>
          <w:t>did</w:t>
        </w:r>
      </w:ins>
      <w:r w:rsidRPr="00A4784A">
        <w:rPr>
          <w:rFonts w:ascii="Times New Roman" w:eastAsia="Times New Roman" w:hAnsi="Times New Roman" w:cs="Times New Roman"/>
          <w:color w:val="000000"/>
          <w:kern w:val="0"/>
          <w:sz w:val="28"/>
          <w:szCs w:val="28"/>
          <w14:ligatures w14:val="none"/>
        </w:rPr>
        <w:t>the</w:t>
      </w:r>
      <w:proofErr w:type="spellEnd"/>
      <w:proofErr w:type="gramEnd"/>
      <w:r w:rsidRPr="00A4784A">
        <w:rPr>
          <w:rFonts w:ascii="Times New Roman" w:eastAsia="Times New Roman" w:hAnsi="Times New Roman" w:cs="Times New Roman"/>
          <w:color w:val="000000"/>
          <w:kern w:val="0"/>
          <w:sz w:val="28"/>
          <w:szCs w:val="28"/>
          <w14:ligatures w14:val="none"/>
        </w:rPr>
        <w:t xml:space="preserve"> initial termination and final disciplinary measures, showing a lack of clarity in the Union’s handling of the situation. Local Union 28 has left open the possibility for Mr. Barba to return to his position. The absence of a definitive stance on his employment status leaves uncertainty which leads to the continued uneasiness Ms. Meltzer feels while at the Local Union. </w:t>
      </w:r>
    </w:p>
    <w:p w14:paraId="1A9EB259" w14:textId="77777777" w:rsidR="00A4784A" w:rsidRPr="00A4784A" w:rsidRDefault="00A4784A" w:rsidP="004D6971">
      <w:pPr>
        <w:spacing w:after="240" w:line="240" w:lineRule="auto"/>
        <w:jc w:val="both"/>
        <w:rPr>
          <w:rFonts w:ascii="Times New Roman" w:eastAsia="Times New Roman" w:hAnsi="Times New Roman" w:cs="Times New Roman"/>
          <w:kern w:val="0"/>
          <w:sz w:val="28"/>
          <w:szCs w:val="28"/>
          <w14:ligatures w14:val="none"/>
        </w:rPr>
        <w:pPrChange w:id="153" w:author="Jacqueline  Carranza" w:date="2024-06-20T11:20:00Z" w16du:dateUtc="2024-06-20T15:20:00Z">
          <w:pPr>
            <w:spacing w:after="240" w:line="240" w:lineRule="auto"/>
          </w:pPr>
        </w:pPrChange>
      </w:pPr>
    </w:p>
    <w:p w14:paraId="552CD141" w14:textId="77777777" w:rsidR="00A4784A" w:rsidRPr="00A4784A" w:rsidRDefault="00A4784A" w:rsidP="004D6971">
      <w:pPr>
        <w:spacing w:before="240" w:after="240" w:line="240" w:lineRule="auto"/>
        <w:ind w:left="1800"/>
        <w:jc w:val="both"/>
        <w:rPr>
          <w:rFonts w:ascii="Times New Roman" w:eastAsia="Times New Roman" w:hAnsi="Times New Roman" w:cs="Times New Roman"/>
          <w:kern w:val="0"/>
          <w:sz w:val="28"/>
          <w:szCs w:val="28"/>
          <w14:ligatures w14:val="none"/>
        </w:rPr>
        <w:pPrChange w:id="154" w:author="Jacqueline  Carranza" w:date="2024-06-20T11:20:00Z" w16du:dateUtc="2024-06-20T15:20:00Z">
          <w:pPr>
            <w:spacing w:before="240" w:after="240" w:line="240" w:lineRule="auto"/>
            <w:ind w:left="1800"/>
          </w:pPr>
        </w:pPrChange>
      </w:pPr>
      <w:r w:rsidRPr="00A4784A">
        <w:rPr>
          <w:rFonts w:ascii="Times New Roman" w:eastAsia="Times New Roman" w:hAnsi="Times New Roman" w:cs="Times New Roman"/>
          <w:color w:val="000000"/>
          <w:kern w:val="0"/>
          <w:sz w:val="28"/>
          <w:szCs w:val="28"/>
          <w14:ligatures w14:val="none"/>
        </w:rPr>
        <w:t xml:space="preserve">III.   </w:t>
      </w:r>
      <w:r w:rsidRPr="00A4784A">
        <w:rPr>
          <w:rFonts w:ascii="Times New Roman" w:eastAsia="Times New Roman" w:hAnsi="Times New Roman" w:cs="Times New Roman"/>
          <w:color w:val="000000"/>
          <w:kern w:val="0"/>
          <w:sz w:val="28"/>
          <w:szCs w:val="28"/>
          <w:u w:val="single"/>
          <w14:ligatures w14:val="none"/>
        </w:rPr>
        <w:t>Lack of Termination shows room for Negligence Retention</w:t>
      </w:r>
    </w:p>
    <w:p w14:paraId="33648B0C" w14:textId="77777777" w:rsidR="00A4784A" w:rsidRPr="00A4784A" w:rsidRDefault="00A4784A" w:rsidP="004D6971">
      <w:pPr>
        <w:spacing w:before="240" w:after="240" w:line="240" w:lineRule="auto"/>
        <w:jc w:val="both"/>
        <w:rPr>
          <w:rFonts w:ascii="Times New Roman" w:eastAsia="Times New Roman" w:hAnsi="Times New Roman" w:cs="Times New Roman"/>
          <w:kern w:val="0"/>
          <w:sz w:val="28"/>
          <w:szCs w:val="28"/>
          <w14:ligatures w14:val="none"/>
        </w:rPr>
        <w:pPrChange w:id="155" w:author="Jacqueline  Carranza" w:date="2024-06-20T11:20:00Z" w16du:dateUtc="2024-06-20T15:20: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 </w:t>
      </w:r>
    </w:p>
    <w:p w14:paraId="33371C6F" w14:textId="53E484DC" w:rsidR="00A4784A" w:rsidRPr="00A4784A" w:rsidRDefault="00A4784A" w:rsidP="004D6971">
      <w:pPr>
        <w:spacing w:before="240" w:after="240" w:line="240" w:lineRule="auto"/>
        <w:jc w:val="both"/>
        <w:rPr>
          <w:rFonts w:ascii="Times New Roman" w:eastAsia="Times New Roman" w:hAnsi="Times New Roman" w:cs="Times New Roman"/>
          <w:kern w:val="0"/>
          <w:sz w:val="28"/>
          <w:szCs w:val="28"/>
          <w14:ligatures w14:val="none"/>
        </w:rPr>
        <w:pPrChange w:id="156" w:author="Jacqueline  Carranza" w:date="2024-06-20T11:20:00Z" w16du:dateUtc="2024-06-20T15:20: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On August 28, 2021, Ms. Meltzer bega</w:t>
      </w:r>
      <w:ins w:id="157" w:author="Jacqueline  Carranza" w:date="2024-06-20T12:17:00Z" w16du:dateUtc="2024-06-20T16:17:00Z">
        <w:r w:rsidR="00622F24">
          <w:rPr>
            <w:rFonts w:ascii="Times New Roman" w:eastAsia="Times New Roman" w:hAnsi="Times New Roman" w:cs="Times New Roman"/>
            <w:color w:val="000000"/>
            <w:kern w:val="0"/>
            <w:sz w:val="28"/>
            <w:szCs w:val="28"/>
            <w14:ligatures w14:val="none"/>
          </w:rPr>
          <w:t>n</w:t>
        </w:r>
      </w:ins>
      <w:del w:id="158" w:author="Jacqueline  Carranza" w:date="2024-06-20T12:17:00Z" w16du:dateUtc="2024-06-20T16:17:00Z">
        <w:r w:rsidRPr="00A4784A" w:rsidDel="00622F24">
          <w:rPr>
            <w:rFonts w:ascii="Times New Roman" w:eastAsia="Times New Roman" w:hAnsi="Times New Roman" w:cs="Times New Roman"/>
            <w:color w:val="000000"/>
            <w:kern w:val="0"/>
            <w:sz w:val="28"/>
            <w:szCs w:val="28"/>
            <w14:ligatures w14:val="none"/>
          </w:rPr>
          <w:delText>t</w:delText>
        </w:r>
      </w:del>
      <w:r w:rsidRPr="00A4784A">
        <w:rPr>
          <w:rFonts w:ascii="Times New Roman" w:eastAsia="Times New Roman" w:hAnsi="Times New Roman" w:cs="Times New Roman"/>
          <w:color w:val="000000"/>
          <w:kern w:val="0"/>
          <w:sz w:val="28"/>
          <w:szCs w:val="28"/>
          <w14:ligatures w14:val="none"/>
        </w:rPr>
        <w:t xml:space="preserve"> to experience harassment from Mr. Barba after exchanging numbers with him for work related purposes. Their interactions were strictly confined to professional contexts, as they had never met outside of a work-related event. Even when Ms. Meltzer changed her phone number, Mr. Barba managed to obtain it due to necessary communication about her Covid status following a work event they had both attended. She explained the unwanted messages, calls, and explicit messages she was receiving to her coworkers.</w:t>
      </w:r>
    </w:p>
    <w:p w14:paraId="644A9654" w14:textId="0051C841" w:rsidR="00A4784A" w:rsidRPr="00A4784A" w:rsidRDefault="00A4784A" w:rsidP="004D6971">
      <w:pPr>
        <w:spacing w:before="240" w:after="240" w:line="240" w:lineRule="auto"/>
        <w:jc w:val="both"/>
        <w:rPr>
          <w:rFonts w:ascii="Times New Roman" w:eastAsia="Times New Roman" w:hAnsi="Times New Roman" w:cs="Times New Roman"/>
          <w:kern w:val="0"/>
          <w:sz w:val="28"/>
          <w:szCs w:val="28"/>
          <w14:ligatures w14:val="none"/>
        </w:rPr>
        <w:pPrChange w:id="159" w:author="Jacqueline  Carranza" w:date="2024-06-20T11:20:00Z" w16du:dateUtc="2024-06-20T15:20:00Z">
          <w:pPr>
            <w:spacing w:before="240" w:after="240" w:line="240" w:lineRule="auto"/>
          </w:pPr>
        </w:pPrChange>
      </w:pPr>
      <w:r w:rsidRPr="00A4784A">
        <w:rPr>
          <w:rFonts w:ascii="Times New Roman" w:eastAsia="Times New Roman" w:hAnsi="Times New Roman" w:cs="Times New Roman"/>
          <w:color w:val="000000"/>
          <w:kern w:val="0"/>
          <w:sz w:val="28"/>
          <w:szCs w:val="28"/>
          <w14:ligatures w14:val="none"/>
        </w:rPr>
        <w:t>Despite knowing the extent of the harassment endured by Ms. Meltzer over approximately eight months, Local Union 28 left the possibility open for Mr. Barba’s return. This leniency raises concerns about the union’s commitment to protect its members from harassment. Given Mr. Barba’s prolonged and aggressive behavior, there is a fear that if he is reinstated, he will continue to engage in similar offenses. </w:t>
      </w:r>
    </w:p>
    <w:p w14:paraId="1C7603B6" w14:textId="77777777" w:rsidR="00A4784A" w:rsidRPr="00A4784A" w:rsidRDefault="00A4784A" w:rsidP="004D6971">
      <w:pPr>
        <w:spacing w:after="240" w:line="240" w:lineRule="auto"/>
        <w:jc w:val="both"/>
        <w:rPr>
          <w:rFonts w:ascii="Times New Roman" w:eastAsia="Times New Roman" w:hAnsi="Times New Roman" w:cs="Times New Roman"/>
          <w:kern w:val="0"/>
          <w:sz w:val="28"/>
          <w:szCs w:val="28"/>
          <w14:ligatures w14:val="none"/>
        </w:rPr>
        <w:pPrChange w:id="160" w:author="Jacqueline  Carranza" w:date="2024-06-20T11:20:00Z" w16du:dateUtc="2024-06-20T15:20:00Z">
          <w:pPr>
            <w:spacing w:after="240" w:line="240" w:lineRule="auto"/>
          </w:pPr>
        </w:pPrChange>
      </w:pPr>
    </w:p>
    <w:p w14:paraId="767925DF" w14:textId="1C586E79" w:rsidR="00A4784A" w:rsidRPr="00A4784A" w:rsidRDefault="00A4784A" w:rsidP="00A4784A">
      <w:pPr>
        <w:spacing w:before="240" w:after="240" w:line="240" w:lineRule="auto"/>
        <w:ind w:left="4320" w:firstLine="2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14:anchorId="1C0C568E" wp14:editId="497B79D6">
            <wp:extent cx="2419350" cy="5133340"/>
            <wp:effectExtent l="0" t="0" r="0" b="0"/>
            <wp:docPr id="1182459897" name="Picture 2" descr="A screen 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59897" name="Picture 2" descr="A screen shot of a cha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19350" cy="5133340"/>
                    </a:xfrm>
                    <a:prstGeom prst="rect">
                      <a:avLst/>
                    </a:prstGeom>
                    <a:noFill/>
                    <a:ln>
                      <a:noFill/>
                    </a:ln>
                  </pic:spPr>
                </pic:pic>
              </a:graphicData>
            </a:graphic>
          </wp:inline>
        </w:drawing>
      </w:r>
    </w:p>
    <w:p w14:paraId="20AEC42A"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6BA84550" w14:textId="2A09DDD3"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14:anchorId="20613637" wp14:editId="25D82FE5">
            <wp:extent cx="5943600" cy="6551295"/>
            <wp:effectExtent l="0" t="0" r="0" b="1905"/>
            <wp:docPr id="1154205048"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05048" name="Picture 1" descr="A close-up of a documen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551295"/>
                    </a:xfrm>
                    <a:prstGeom prst="rect">
                      <a:avLst/>
                    </a:prstGeom>
                    <a:noFill/>
                    <a:ln>
                      <a:noFill/>
                    </a:ln>
                  </pic:spPr>
                </pic:pic>
              </a:graphicData>
            </a:graphic>
          </wp:inline>
        </w:drawing>
      </w:r>
    </w:p>
    <w:p w14:paraId="317807E6" w14:textId="77777777" w:rsidR="00A4784A" w:rsidRPr="00A4784A" w:rsidRDefault="00A4784A" w:rsidP="00A4784A">
      <w:pPr>
        <w:spacing w:after="240" w:line="240" w:lineRule="auto"/>
        <w:rPr>
          <w:rFonts w:ascii="Times New Roman" w:eastAsia="Times New Roman" w:hAnsi="Times New Roman" w:cs="Times New Roman"/>
          <w:kern w:val="0"/>
          <w:sz w:val="28"/>
          <w:szCs w:val="28"/>
          <w14:ligatures w14:val="none"/>
        </w:rPr>
      </w:pPr>
    </w:p>
    <w:p w14:paraId="64D3C384" w14:textId="6297409D" w:rsidR="00A4784A" w:rsidRPr="00A4784A" w:rsidRDefault="00A4784A" w:rsidP="00A4784A">
      <w:pPr>
        <w:spacing w:before="240" w:after="240" w:line="240" w:lineRule="auto"/>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On April 13, 2022, Ms. Meltzer met with the Jersey City Police Department because of the immense amount of harassment she was placed under. By seeking assistance from the police department, shows the impact Mr. Barba’s action had on her well-being. </w:t>
      </w:r>
    </w:p>
    <w:p w14:paraId="2B008B4D"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4EECD579"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Arial" w:eastAsia="Times New Roman" w:hAnsi="Arial" w:cs="Arial"/>
          <w:color w:val="000000"/>
          <w:kern w:val="0"/>
          <w:sz w:val="28"/>
          <w:szCs w:val="28"/>
          <w14:ligatures w14:val="none"/>
        </w:rPr>
        <w:t>  </w:t>
      </w:r>
      <w:r w:rsidRPr="00A4784A">
        <w:rPr>
          <w:rFonts w:ascii="Arial" w:eastAsia="Times New Roman" w:hAnsi="Arial" w:cs="Arial"/>
          <w:color w:val="000000"/>
          <w:kern w:val="0"/>
          <w:sz w:val="28"/>
          <w:szCs w:val="28"/>
          <w14:ligatures w14:val="none"/>
        </w:rPr>
        <w:tab/>
      </w:r>
      <w:r w:rsidRPr="00A4784A">
        <w:rPr>
          <w:rFonts w:ascii="Times New Roman" w:eastAsia="Times New Roman" w:hAnsi="Times New Roman" w:cs="Times New Roman"/>
          <w:color w:val="000000"/>
          <w:kern w:val="0"/>
          <w:sz w:val="28"/>
          <w:szCs w:val="28"/>
          <w:u w:val="single"/>
          <w14:ligatures w14:val="none"/>
        </w:rPr>
        <w:t>IV. Local Union 28’s Conduct Violates the Law</w:t>
      </w:r>
    </w:p>
    <w:p w14:paraId="6EC66E40" w14:textId="77777777" w:rsidR="00A4784A" w:rsidRPr="00A4784A" w:rsidRDefault="00A4784A" w:rsidP="00A4784A">
      <w:pPr>
        <w:spacing w:after="0" w:line="240" w:lineRule="auto"/>
        <w:rPr>
          <w:rFonts w:ascii="Times New Roman" w:eastAsia="Times New Roman" w:hAnsi="Times New Roman" w:cs="Times New Roman"/>
          <w:kern w:val="0"/>
          <w:sz w:val="28"/>
          <w:szCs w:val="28"/>
          <w14:ligatures w14:val="none"/>
        </w:rPr>
      </w:pPr>
    </w:p>
    <w:p w14:paraId="4D8091A6" w14:textId="5866CCFB" w:rsidR="00A4784A" w:rsidRPr="00A4784A" w:rsidDel="00622F24" w:rsidRDefault="00A4784A" w:rsidP="00A4784A">
      <w:pPr>
        <w:spacing w:before="240" w:after="240" w:line="240" w:lineRule="auto"/>
        <w:rPr>
          <w:del w:id="161" w:author="Jacqueline  Carranza" w:date="2024-06-20T12:13:00Z" w16du:dateUtc="2024-06-20T16:13:00Z"/>
          <w:rFonts w:ascii="Times New Roman" w:eastAsia="Times New Roman" w:hAnsi="Times New Roman" w:cs="Times New Roman"/>
          <w:kern w:val="0"/>
          <w:sz w:val="28"/>
          <w:szCs w:val="28"/>
          <w14:ligatures w14:val="none"/>
        </w:rPr>
      </w:pPr>
      <w:del w:id="162" w:author="Jacqueline  Carranza" w:date="2024-06-20T12:13:00Z" w16du:dateUtc="2024-06-20T16:13:00Z">
        <w:r w:rsidRPr="00A4784A" w:rsidDel="00622F24">
          <w:rPr>
            <w:rFonts w:ascii="Arial" w:eastAsia="Times New Roman" w:hAnsi="Arial" w:cs="Arial"/>
            <w:color w:val="000000"/>
            <w:kern w:val="0"/>
            <w:sz w:val="28"/>
            <w:szCs w:val="28"/>
            <w14:ligatures w14:val="none"/>
          </w:rPr>
          <w:delText>We have the tremendous privilege of representing Nia Meltzer in connection with her sexual harassment claims against Local Union 28, Delta Sheet Metal, at LaGuardia Airport in violation of the New York City Human Rights Law (“NYCHRL”) and New York State Human Rights Law (“NYSHRL”).</w:delText>
        </w:r>
      </w:del>
    </w:p>
    <w:p w14:paraId="586065A5" w14:textId="70DC6801" w:rsidR="00A4784A" w:rsidRPr="00A4784A" w:rsidRDefault="00A4784A" w:rsidP="00622F24">
      <w:pPr>
        <w:spacing w:before="240" w:after="240" w:line="240" w:lineRule="auto"/>
        <w:jc w:val="both"/>
        <w:rPr>
          <w:rFonts w:ascii="Times New Roman" w:eastAsia="Times New Roman" w:hAnsi="Times New Roman" w:cs="Times New Roman"/>
          <w:kern w:val="0"/>
          <w:sz w:val="28"/>
          <w:szCs w:val="28"/>
          <w14:ligatures w14:val="none"/>
        </w:rPr>
        <w:pPrChange w:id="163" w:author="Jacqueline  Carranza" w:date="2024-06-20T12:14:00Z" w16du:dateUtc="2024-06-20T16:14:00Z">
          <w:pPr>
            <w:spacing w:before="240" w:after="240" w:line="240" w:lineRule="auto"/>
          </w:pPr>
        </w:pPrChange>
      </w:pPr>
      <w:r w:rsidRPr="00A4784A">
        <w:rPr>
          <w:rFonts w:ascii="Arial" w:eastAsia="Times New Roman" w:hAnsi="Arial" w:cs="Arial"/>
          <w:color w:val="000000"/>
          <w:kern w:val="0"/>
          <w:sz w:val="28"/>
          <w:szCs w:val="28"/>
          <w14:ligatures w14:val="none"/>
        </w:rPr>
        <w:t> This incident illustrates Local Union 28’s continuing disregard for protecting its employees from sexual harassment perpetuated by another one of its employees</w:t>
      </w:r>
      <w:ins w:id="164" w:author="Jacqueline  Carranza" w:date="2024-06-20T12:13:00Z" w16du:dateUtc="2024-06-20T16:13:00Z">
        <w:r w:rsidR="00622F24">
          <w:rPr>
            <w:rFonts w:ascii="Arial" w:eastAsia="Times New Roman" w:hAnsi="Arial" w:cs="Arial"/>
            <w:color w:val="000000"/>
            <w:kern w:val="0"/>
            <w:sz w:val="28"/>
            <w:szCs w:val="28"/>
            <w14:ligatures w14:val="none"/>
          </w:rPr>
          <w:t xml:space="preserve"> and mishandling of an employee who was found guilty of these </w:t>
        </w:r>
        <w:proofErr w:type="spellStart"/>
        <w:r w:rsidR="00622F24">
          <w:rPr>
            <w:rFonts w:ascii="Arial" w:eastAsia="Times New Roman" w:hAnsi="Arial" w:cs="Arial"/>
            <w:color w:val="000000"/>
            <w:kern w:val="0"/>
            <w:sz w:val="28"/>
            <w:szCs w:val="28"/>
            <w14:ligatures w14:val="none"/>
          </w:rPr>
          <w:t>actions</w:t>
        </w:r>
      </w:ins>
      <w:del w:id="165" w:author="Jacqueline  Carranza" w:date="2024-06-20T12:13:00Z" w16du:dateUtc="2024-06-20T16:13:00Z">
        <w:r w:rsidRPr="00A4784A" w:rsidDel="00622F24">
          <w:rPr>
            <w:rFonts w:ascii="Arial" w:eastAsia="Times New Roman" w:hAnsi="Arial" w:cs="Arial"/>
            <w:color w:val="000000"/>
            <w:kern w:val="0"/>
            <w:sz w:val="28"/>
            <w:szCs w:val="28"/>
            <w14:ligatures w14:val="none"/>
          </w:rPr>
          <w:delText xml:space="preserve">. </w:delText>
        </w:r>
      </w:del>
      <w:r w:rsidRPr="00A4784A">
        <w:rPr>
          <w:rFonts w:ascii="Arial" w:eastAsia="Times New Roman" w:hAnsi="Arial" w:cs="Arial"/>
          <w:color w:val="000000"/>
          <w:kern w:val="0"/>
          <w:sz w:val="28"/>
          <w:szCs w:val="28"/>
          <w14:ligatures w14:val="none"/>
        </w:rPr>
        <w:t>The</w:t>
      </w:r>
      <w:proofErr w:type="spellEnd"/>
      <w:r w:rsidRPr="00A4784A">
        <w:rPr>
          <w:rFonts w:ascii="Arial" w:eastAsia="Times New Roman" w:hAnsi="Arial" w:cs="Arial"/>
          <w:color w:val="000000"/>
          <w:kern w:val="0"/>
          <w:sz w:val="28"/>
          <w:szCs w:val="28"/>
          <w14:ligatures w14:val="none"/>
        </w:rPr>
        <w:t xml:space="preserve"> lack of protection from Mr. Barba's actions violates </w:t>
      </w:r>
      <w:r w:rsidRPr="00A4784A">
        <w:rPr>
          <w:rFonts w:ascii="Times New Roman" w:eastAsia="Times New Roman" w:hAnsi="Times New Roman" w:cs="Times New Roman"/>
          <w:color w:val="000000"/>
          <w:kern w:val="0"/>
          <w:sz w:val="28"/>
          <w:szCs w:val="28"/>
          <w14:ligatures w14:val="none"/>
        </w:rPr>
        <w:t>the New York State Human Rights Law (“NYSHRL”), and the New York City Human Rights Law (“NYCHRL”).</w:t>
      </w:r>
    </w:p>
    <w:p w14:paraId="05284AB4" w14:textId="77777777" w:rsidR="00A4784A" w:rsidRPr="00A4784A" w:rsidRDefault="00A4784A" w:rsidP="00A4784A">
      <w:pPr>
        <w:spacing w:after="240" w:line="240" w:lineRule="auto"/>
        <w:rPr>
          <w:rFonts w:ascii="Times New Roman" w:eastAsia="Times New Roman" w:hAnsi="Times New Roman" w:cs="Times New Roman"/>
          <w:kern w:val="0"/>
          <w:sz w:val="28"/>
          <w:szCs w:val="28"/>
          <w14:ligatures w14:val="none"/>
        </w:rPr>
      </w:pPr>
    </w:p>
    <w:p w14:paraId="75C6941C" w14:textId="77777777" w:rsidR="00A4784A" w:rsidRPr="00A4784A" w:rsidRDefault="00A4784A" w:rsidP="00A4784A">
      <w:pPr>
        <w:spacing w:before="240" w:after="240" w:line="240" w:lineRule="auto"/>
        <w:ind w:left="1800"/>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IV.          </w:t>
      </w:r>
      <w:r w:rsidRPr="00A4784A">
        <w:rPr>
          <w:rFonts w:ascii="Times New Roman" w:eastAsia="Times New Roman" w:hAnsi="Times New Roman" w:cs="Times New Roman"/>
          <w:color w:val="000000"/>
          <w:kern w:val="0"/>
          <w:sz w:val="28"/>
          <w:szCs w:val="28"/>
          <w:u w:val="single"/>
          <w14:ligatures w14:val="none"/>
        </w:rPr>
        <w:t>Conclusion </w:t>
      </w:r>
    </w:p>
    <w:p w14:paraId="5E2CE344" w14:textId="77777777" w:rsidR="00A4784A" w:rsidRPr="00A4784A" w:rsidRDefault="00A4784A" w:rsidP="00622F24">
      <w:pPr>
        <w:spacing w:before="240" w:after="240" w:line="240" w:lineRule="auto"/>
        <w:ind w:firstLine="720"/>
        <w:jc w:val="both"/>
        <w:rPr>
          <w:rFonts w:ascii="Times New Roman" w:eastAsia="Times New Roman" w:hAnsi="Times New Roman" w:cs="Times New Roman"/>
          <w:kern w:val="0"/>
          <w:sz w:val="28"/>
          <w:szCs w:val="28"/>
          <w14:ligatures w14:val="none"/>
        </w:rPr>
        <w:pPrChange w:id="166" w:author="Jacqueline  Carranza" w:date="2024-06-20T12:15:00Z" w16du:dateUtc="2024-06-20T16:15:00Z">
          <w:pPr>
            <w:spacing w:before="240" w:after="240" w:line="240" w:lineRule="auto"/>
            <w:jc w:val="both"/>
          </w:pPr>
        </w:pPrChange>
      </w:pPr>
      <w:r w:rsidRPr="00A4784A">
        <w:rPr>
          <w:rFonts w:ascii="Times New Roman" w:eastAsia="Times New Roman" w:hAnsi="Times New Roman" w:cs="Times New Roman"/>
          <w:color w:val="000000"/>
          <w:kern w:val="0"/>
          <w:sz w:val="28"/>
          <w:szCs w:val="28"/>
          <w14:ligatures w14:val="none"/>
        </w:rPr>
        <w:t>Our client is genuinely devastated by Local Union 28’s lack of regard and protective measures. Ms. Meltzer committed to achieving complete vindication for the contemptible actions to which she was subjected. To that end, we are prepared to commence litigation immediately, and we are certain that a jury would render a large award in our clients’ favor, including punitive damages - which are uncapped under the NYSHRL and NYCHRL.</w:t>
      </w:r>
    </w:p>
    <w:p w14:paraId="7B179386" w14:textId="77777777" w:rsidR="00A4784A" w:rsidRPr="00A4784A" w:rsidRDefault="00A4784A" w:rsidP="00622F24">
      <w:pPr>
        <w:spacing w:before="240" w:after="240" w:line="240" w:lineRule="auto"/>
        <w:ind w:firstLine="720"/>
        <w:jc w:val="both"/>
        <w:rPr>
          <w:rFonts w:ascii="Times New Roman" w:eastAsia="Times New Roman" w:hAnsi="Times New Roman" w:cs="Times New Roman"/>
          <w:kern w:val="0"/>
          <w:sz w:val="28"/>
          <w:szCs w:val="28"/>
          <w14:ligatures w14:val="none"/>
        </w:rPr>
        <w:pPrChange w:id="167" w:author="Jacqueline  Carranza" w:date="2024-06-20T12:14:00Z" w16du:dateUtc="2024-06-20T16:14:00Z">
          <w:pPr>
            <w:spacing w:before="240" w:after="240" w:line="240" w:lineRule="auto"/>
            <w:jc w:val="both"/>
          </w:pPr>
        </w:pPrChange>
      </w:pPr>
      <w:r w:rsidRPr="00A4784A">
        <w:rPr>
          <w:rFonts w:ascii="Times New Roman" w:eastAsia="Times New Roman" w:hAnsi="Times New Roman" w:cs="Times New Roman"/>
          <w:color w:val="000000"/>
          <w:kern w:val="0"/>
          <w:sz w:val="28"/>
          <w:szCs w:val="28"/>
          <w14:ligatures w14:val="none"/>
        </w:rPr>
        <w:t>We have nonetheless sent this letter in a good faith effort to resolve this matter without litigation.</w:t>
      </w:r>
    </w:p>
    <w:p w14:paraId="52836421" w14:textId="77777777" w:rsidR="00A4784A" w:rsidRPr="00A4784A" w:rsidRDefault="00A4784A" w:rsidP="00622F24">
      <w:pPr>
        <w:spacing w:before="240" w:after="240" w:line="240" w:lineRule="auto"/>
        <w:ind w:firstLine="720"/>
        <w:jc w:val="both"/>
        <w:rPr>
          <w:rFonts w:ascii="Times New Roman" w:eastAsia="Times New Roman" w:hAnsi="Times New Roman" w:cs="Times New Roman"/>
          <w:kern w:val="0"/>
          <w:sz w:val="28"/>
          <w:szCs w:val="28"/>
          <w14:ligatures w14:val="none"/>
        </w:rPr>
        <w:pPrChange w:id="168" w:author="Jacqueline  Carranza" w:date="2024-06-20T12:15:00Z" w16du:dateUtc="2024-06-20T16:15:00Z">
          <w:pPr>
            <w:spacing w:before="240" w:after="240" w:line="240" w:lineRule="auto"/>
            <w:jc w:val="both"/>
          </w:pPr>
        </w:pPrChange>
      </w:pPr>
      <w:r w:rsidRPr="00A4784A">
        <w:rPr>
          <w:rFonts w:ascii="Times New Roman" w:eastAsia="Times New Roman" w:hAnsi="Times New Roman" w:cs="Times New Roman"/>
          <w:color w:val="000000"/>
          <w:kern w:val="0"/>
          <w:sz w:val="28"/>
          <w:szCs w:val="28"/>
          <w14:ligatures w14:val="none"/>
        </w:rPr>
        <w:t>We also remind you of Local Union 28’s obligations to take immediate steps to preserve any material, including, but not limited to, all emails, instant messages, voicemails, text messages and any other communications, documents or electronically stored information related to this matter, whether in electronic or paper form.</w:t>
      </w:r>
    </w:p>
    <w:p w14:paraId="15A527EC" w14:textId="77777777" w:rsidR="00A4784A" w:rsidRPr="00A4784A" w:rsidRDefault="00A4784A" w:rsidP="00622F24">
      <w:pPr>
        <w:spacing w:before="240" w:after="240" w:line="240" w:lineRule="auto"/>
        <w:ind w:firstLine="720"/>
        <w:jc w:val="both"/>
        <w:rPr>
          <w:rFonts w:ascii="Times New Roman" w:eastAsia="Times New Roman" w:hAnsi="Times New Roman" w:cs="Times New Roman"/>
          <w:kern w:val="0"/>
          <w:sz w:val="28"/>
          <w:szCs w:val="28"/>
          <w14:ligatures w14:val="none"/>
        </w:rPr>
        <w:pPrChange w:id="169" w:author="Jacqueline  Carranza" w:date="2024-06-20T12:15:00Z" w16du:dateUtc="2024-06-20T16:15:00Z">
          <w:pPr>
            <w:spacing w:before="240" w:after="240" w:line="240" w:lineRule="auto"/>
            <w:jc w:val="both"/>
          </w:pPr>
        </w:pPrChange>
      </w:pPr>
      <w:r w:rsidRPr="00A4784A">
        <w:rPr>
          <w:rFonts w:ascii="Times New Roman" w:eastAsia="Times New Roman" w:hAnsi="Times New Roman" w:cs="Times New Roman"/>
          <w:color w:val="000000"/>
          <w:kern w:val="0"/>
          <w:sz w:val="28"/>
          <w:szCs w:val="28"/>
          <w14:ligatures w14:val="none"/>
        </w:rPr>
        <w:t xml:space="preserve">Additionally, please take immediate steps to preserve the personal and business hard drives, back-up storage tapes, cellular telephones, computers, laptops </w:t>
      </w:r>
      <w:r w:rsidRPr="00A4784A">
        <w:rPr>
          <w:rFonts w:ascii="Times New Roman" w:eastAsia="Times New Roman" w:hAnsi="Times New Roman" w:cs="Times New Roman"/>
          <w:color w:val="000000"/>
          <w:kern w:val="0"/>
          <w:sz w:val="28"/>
          <w:szCs w:val="28"/>
          <w14:ligatures w14:val="none"/>
        </w:rPr>
        <w:lastRenderedPageBreak/>
        <w:t>and/or other devices of all individuals potentially having knowledge related to this action.</w:t>
      </w:r>
    </w:p>
    <w:p w14:paraId="7BF94BB8" w14:textId="77777777" w:rsidR="00A4784A" w:rsidRPr="00A4784A" w:rsidRDefault="00A4784A" w:rsidP="00A4784A">
      <w:pPr>
        <w:spacing w:before="240" w:after="240" w:line="240" w:lineRule="auto"/>
        <w:jc w:val="both"/>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 xml:space="preserve">Please contact us no later than the end of the day </w:t>
      </w:r>
      <w:r w:rsidRPr="00A4784A">
        <w:rPr>
          <w:rFonts w:ascii="Times New Roman" w:eastAsia="Times New Roman" w:hAnsi="Times New Roman" w:cs="Times New Roman"/>
          <w:color w:val="000000"/>
          <w:kern w:val="0"/>
          <w:sz w:val="28"/>
          <w:szCs w:val="28"/>
          <w:shd w:val="clear" w:color="auto" w:fill="FFFF00"/>
          <w14:ligatures w14:val="none"/>
        </w:rPr>
        <w:t>Monday, June 17, 2024</w:t>
      </w:r>
      <w:r w:rsidRPr="00A4784A">
        <w:rPr>
          <w:rFonts w:ascii="Times New Roman" w:eastAsia="Times New Roman" w:hAnsi="Times New Roman" w:cs="Times New Roman"/>
          <w:color w:val="000000"/>
          <w:kern w:val="0"/>
          <w:sz w:val="28"/>
          <w:szCs w:val="28"/>
          <w14:ligatures w14:val="none"/>
        </w:rPr>
        <w:t>, if you are interested in discussing an amicable resolution of this matter short of litigation. Otherwise, we will move forward without further notice.</w:t>
      </w:r>
    </w:p>
    <w:p w14:paraId="51210E0E" w14:textId="77777777" w:rsidR="00A4784A" w:rsidRPr="00A4784A" w:rsidRDefault="00A4784A" w:rsidP="00A4784A">
      <w:pPr>
        <w:spacing w:before="240" w:after="240" w:line="240" w:lineRule="auto"/>
        <w:ind w:left="4320" w:firstLine="2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Yours truly,</w:t>
      </w:r>
    </w:p>
    <w:p w14:paraId="533250B7" w14:textId="0EEA6493" w:rsidR="00A4784A" w:rsidRPr="00A4784A" w:rsidRDefault="00A4784A" w:rsidP="00A4784A">
      <w:pPr>
        <w:spacing w:before="240" w:after="240" w:line="240" w:lineRule="auto"/>
        <w:ind w:left="4320" w:firstLine="20"/>
        <w:rPr>
          <w:rFonts w:ascii="Times New Roman" w:eastAsia="Times New Roman" w:hAnsi="Times New Roman" w:cs="Times New Roman"/>
          <w:kern w:val="0"/>
          <w:sz w:val="28"/>
          <w:szCs w:val="28"/>
          <w14:ligatures w14:val="none"/>
        </w:rPr>
      </w:pPr>
      <w:r w:rsidRPr="00A4784A">
        <w:rPr>
          <w:rFonts w:ascii="Times New Roman" w:eastAsia="Times New Roman" w:hAnsi="Times New Roman" w:cs="Times New Roman"/>
          <w:color w:val="000000"/>
          <w:kern w:val="0"/>
          <w:sz w:val="28"/>
          <w:szCs w:val="28"/>
          <w14:ligatures w14:val="none"/>
        </w:rPr>
        <w:t>John Elefterakis</w:t>
      </w:r>
    </w:p>
    <w:p w14:paraId="64A87044" w14:textId="77777777" w:rsidR="003D6DAF" w:rsidRDefault="003D6DAF"/>
    <w:sectPr w:rsidR="003D6DA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 w:author="Jacqueline  Carranza" w:date="2024-06-20T10:51:00Z" w:initials="JC">
    <w:p w14:paraId="190E5617" w14:textId="77777777" w:rsidR="002B380F" w:rsidRDefault="002B380F" w:rsidP="002B380F">
      <w:pPr>
        <w:pStyle w:val="CommentText"/>
      </w:pPr>
      <w:r>
        <w:rPr>
          <w:rStyle w:val="CommentReference"/>
        </w:rPr>
        <w:annotationRef/>
      </w:r>
      <w:r>
        <w:t>NYSHRL should come first</w:t>
      </w:r>
    </w:p>
  </w:comment>
  <w:comment w:id="18" w:author="Jacqueline  Carranza" w:date="2024-06-20T10:55:00Z" w:initials="JC">
    <w:p w14:paraId="027973BB" w14:textId="77777777" w:rsidR="002B380F" w:rsidRDefault="002B380F" w:rsidP="002B380F">
      <w:pPr>
        <w:pStyle w:val="CommentText"/>
      </w:pPr>
      <w:r>
        <w:rPr>
          <w:rStyle w:val="CommentReference"/>
        </w:rPr>
        <w:annotationRef/>
      </w:r>
      <w:r>
        <w:t>Format should be justified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90E5617" w15:done="0"/>
  <w15:commentEx w15:paraId="027973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83B900C" w16cex:dateUtc="2024-06-20T14:51:00Z"/>
  <w16cex:commentExtensible w16cex:durableId="5FD7B45B" w16cex:dateUtc="2024-06-20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90E5617" w16cid:durableId="583B900C"/>
  <w16cid:commentId w16cid:paraId="027973BB" w16cid:durableId="5FD7B4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C3F2574"/>
    <w:multiLevelType w:val="hybridMultilevel"/>
    <w:tmpl w:val="A6DE1ACA"/>
    <w:lvl w:ilvl="0" w:tplc="36BA030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5F6250"/>
    <w:multiLevelType w:val="hybridMultilevel"/>
    <w:tmpl w:val="42763E22"/>
    <w:lvl w:ilvl="0" w:tplc="F5BA6A24">
      <w:start w:val="1"/>
      <w:numFmt w:val="upperRoman"/>
      <w:lvlText w:val="%1."/>
      <w:lvlJc w:val="left"/>
      <w:pPr>
        <w:ind w:left="1080" w:hanging="720"/>
      </w:pPr>
      <w:rPr>
        <w:rFonts w:hint="default"/>
        <w:color w:val="00000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5742388">
    <w:abstractNumId w:val="1"/>
  </w:num>
  <w:num w:numId="2" w16cid:durableId="4174802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cqueline  Carranza">
    <w15:presenceInfo w15:providerId="AD" w15:userId="S::jcarranza@eeplaw.com::f59b2725-4ecb-4736-8e40-7beed92b426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84A"/>
    <w:rsid w:val="00070AA3"/>
    <w:rsid w:val="000A3085"/>
    <w:rsid w:val="0011168C"/>
    <w:rsid w:val="00216AE6"/>
    <w:rsid w:val="002B380F"/>
    <w:rsid w:val="00362C11"/>
    <w:rsid w:val="003A5392"/>
    <w:rsid w:val="003D6DAF"/>
    <w:rsid w:val="004D6971"/>
    <w:rsid w:val="00622F24"/>
    <w:rsid w:val="009D19D6"/>
    <w:rsid w:val="00A4784A"/>
    <w:rsid w:val="00FC47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609B"/>
  <w15:chartTrackingRefBased/>
  <w15:docId w15:val="{392AC4FD-508C-4F38-A86E-8D837438D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84A"/>
    <w:rPr>
      <w:rFonts w:eastAsiaTheme="majorEastAsia" w:cstheme="majorBidi"/>
      <w:color w:val="272727" w:themeColor="text1" w:themeTint="D8"/>
    </w:rPr>
  </w:style>
  <w:style w:type="paragraph" w:styleId="Title">
    <w:name w:val="Title"/>
    <w:basedOn w:val="Normal"/>
    <w:next w:val="Normal"/>
    <w:link w:val="TitleChar"/>
    <w:uiPriority w:val="10"/>
    <w:qFormat/>
    <w:rsid w:val="00A4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84A"/>
    <w:pPr>
      <w:spacing w:before="160"/>
      <w:jc w:val="center"/>
    </w:pPr>
    <w:rPr>
      <w:i/>
      <w:iCs/>
      <w:color w:val="404040" w:themeColor="text1" w:themeTint="BF"/>
    </w:rPr>
  </w:style>
  <w:style w:type="character" w:customStyle="1" w:styleId="QuoteChar">
    <w:name w:val="Quote Char"/>
    <w:basedOn w:val="DefaultParagraphFont"/>
    <w:link w:val="Quote"/>
    <w:uiPriority w:val="29"/>
    <w:rsid w:val="00A4784A"/>
    <w:rPr>
      <w:i/>
      <w:iCs/>
      <w:color w:val="404040" w:themeColor="text1" w:themeTint="BF"/>
    </w:rPr>
  </w:style>
  <w:style w:type="paragraph" w:styleId="ListParagraph">
    <w:name w:val="List Paragraph"/>
    <w:basedOn w:val="Normal"/>
    <w:uiPriority w:val="34"/>
    <w:qFormat/>
    <w:rsid w:val="00A4784A"/>
    <w:pPr>
      <w:ind w:left="720"/>
      <w:contextualSpacing/>
    </w:pPr>
  </w:style>
  <w:style w:type="character" w:styleId="IntenseEmphasis">
    <w:name w:val="Intense Emphasis"/>
    <w:basedOn w:val="DefaultParagraphFont"/>
    <w:uiPriority w:val="21"/>
    <w:qFormat/>
    <w:rsid w:val="00A4784A"/>
    <w:rPr>
      <w:i/>
      <w:iCs/>
      <w:color w:val="0F4761" w:themeColor="accent1" w:themeShade="BF"/>
    </w:rPr>
  </w:style>
  <w:style w:type="paragraph" w:styleId="IntenseQuote">
    <w:name w:val="Intense Quote"/>
    <w:basedOn w:val="Normal"/>
    <w:next w:val="Normal"/>
    <w:link w:val="IntenseQuoteChar"/>
    <w:uiPriority w:val="30"/>
    <w:qFormat/>
    <w:rsid w:val="00A47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84A"/>
    <w:rPr>
      <w:i/>
      <w:iCs/>
      <w:color w:val="0F4761" w:themeColor="accent1" w:themeShade="BF"/>
    </w:rPr>
  </w:style>
  <w:style w:type="character" w:styleId="IntenseReference">
    <w:name w:val="Intense Reference"/>
    <w:basedOn w:val="DefaultParagraphFont"/>
    <w:uiPriority w:val="32"/>
    <w:qFormat/>
    <w:rsid w:val="00A4784A"/>
    <w:rPr>
      <w:b/>
      <w:bCs/>
      <w:smallCaps/>
      <w:color w:val="0F4761" w:themeColor="accent1" w:themeShade="BF"/>
      <w:spacing w:val="5"/>
    </w:rPr>
  </w:style>
  <w:style w:type="paragraph" w:styleId="NormalWeb">
    <w:name w:val="Normal (Web)"/>
    <w:basedOn w:val="Normal"/>
    <w:uiPriority w:val="99"/>
    <w:semiHidden/>
    <w:unhideWhenUsed/>
    <w:rsid w:val="00A478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A4784A"/>
  </w:style>
  <w:style w:type="paragraph" w:styleId="Revision">
    <w:name w:val="Revision"/>
    <w:hidden/>
    <w:uiPriority w:val="99"/>
    <w:semiHidden/>
    <w:rsid w:val="002B380F"/>
    <w:pPr>
      <w:spacing w:after="0" w:line="240" w:lineRule="auto"/>
    </w:pPr>
  </w:style>
  <w:style w:type="character" w:styleId="CommentReference">
    <w:name w:val="annotation reference"/>
    <w:basedOn w:val="DefaultParagraphFont"/>
    <w:uiPriority w:val="99"/>
    <w:semiHidden/>
    <w:unhideWhenUsed/>
    <w:rsid w:val="002B380F"/>
    <w:rPr>
      <w:sz w:val="16"/>
      <w:szCs w:val="16"/>
    </w:rPr>
  </w:style>
  <w:style w:type="paragraph" w:styleId="CommentText">
    <w:name w:val="annotation text"/>
    <w:basedOn w:val="Normal"/>
    <w:link w:val="CommentTextChar"/>
    <w:uiPriority w:val="99"/>
    <w:unhideWhenUsed/>
    <w:rsid w:val="002B380F"/>
    <w:pPr>
      <w:spacing w:line="240" w:lineRule="auto"/>
    </w:pPr>
    <w:rPr>
      <w:sz w:val="20"/>
      <w:szCs w:val="20"/>
    </w:rPr>
  </w:style>
  <w:style w:type="character" w:customStyle="1" w:styleId="CommentTextChar">
    <w:name w:val="Comment Text Char"/>
    <w:basedOn w:val="DefaultParagraphFont"/>
    <w:link w:val="CommentText"/>
    <w:uiPriority w:val="99"/>
    <w:rsid w:val="002B380F"/>
    <w:rPr>
      <w:sz w:val="20"/>
      <w:szCs w:val="20"/>
    </w:rPr>
  </w:style>
  <w:style w:type="paragraph" w:styleId="CommentSubject">
    <w:name w:val="annotation subject"/>
    <w:basedOn w:val="CommentText"/>
    <w:next w:val="CommentText"/>
    <w:link w:val="CommentSubjectChar"/>
    <w:uiPriority w:val="99"/>
    <w:semiHidden/>
    <w:unhideWhenUsed/>
    <w:rsid w:val="002B380F"/>
    <w:rPr>
      <w:b/>
      <w:bCs/>
    </w:rPr>
  </w:style>
  <w:style w:type="character" w:customStyle="1" w:styleId="CommentSubjectChar">
    <w:name w:val="Comment Subject Char"/>
    <w:basedOn w:val="CommentTextChar"/>
    <w:link w:val="CommentSubject"/>
    <w:uiPriority w:val="99"/>
    <w:semiHidden/>
    <w:rsid w:val="002B380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7026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18c6843a-9f51-48a9-838a-e88d03aab0a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62D8EC0DD09F49AD11C23CF8390BC6" ma:contentTypeVersion="6" ma:contentTypeDescription="Create a new document." ma:contentTypeScope="" ma:versionID="5425bbc609dbe1241bf85e9d6b82d994">
  <xsd:schema xmlns:xsd="http://www.w3.org/2001/XMLSchema" xmlns:xs="http://www.w3.org/2001/XMLSchema" xmlns:p="http://schemas.microsoft.com/office/2006/metadata/properties" xmlns:ns3="18c6843a-9f51-48a9-838a-e88d03aab0a7" targetNamespace="http://schemas.microsoft.com/office/2006/metadata/properties" ma:root="true" ma:fieldsID="57c87851860a4774c2a6046aa49d7829" ns3:_="">
    <xsd:import namespace="18c6843a-9f51-48a9-838a-e88d03aab0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c6843a-9f51-48a9-838a-e88d03aab0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EF0FF4-E6BE-482F-A211-01D76938D3E0}">
  <ds:schemaRefs>
    <ds:schemaRef ds:uri="18c6843a-9f51-48a9-838a-e88d03aab0a7"/>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http://purl.org/dc/elements/1.1/"/>
    <ds:schemaRef ds:uri="http://purl.org/dc/dcmitype/"/>
    <ds:schemaRef ds:uri="http://purl.org/dc/terms/"/>
    <ds:schemaRef ds:uri="http://www.w3.org/XML/1998/namespace"/>
  </ds:schemaRefs>
</ds:datastoreItem>
</file>

<file path=customXml/itemProps2.xml><?xml version="1.0" encoding="utf-8"?>
<ds:datastoreItem xmlns:ds="http://schemas.openxmlformats.org/officeDocument/2006/customXml" ds:itemID="{F5750050-2BCF-40FA-B49E-27520C782462}">
  <ds:schemaRefs>
    <ds:schemaRef ds:uri="http://schemas.microsoft.com/sharepoint/v3/contenttype/forms"/>
  </ds:schemaRefs>
</ds:datastoreItem>
</file>

<file path=customXml/itemProps3.xml><?xml version="1.0" encoding="utf-8"?>
<ds:datastoreItem xmlns:ds="http://schemas.openxmlformats.org/officeDocument/2006/customXml" ds:itemID="{6FAD06DF-53D0-46E0-AD45-9CF75A8F81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8c6843a-9f51-48a9-838a-e88d03aab0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1462</Words>
  <Characters>7546</Characters>
  <Application>Microsoft Office Word</Application>
  <DocSecurity>4</DocSecurity>
  <Lines>130</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Phanord</dc:creator>
  <cp:keywords/>
  <dc:description/>
  <cp:lastModifiedBy>Jacqueline  Carranza</cp:lastModifiedBy>
  <cp:revision>2</cp:revision>
  <dcterms:created xsi:type="dcterms:W3CDTF">2024-06-20T16:17:00Z</dcterms:created>
  <dcterms:modified xsi:type="dcterms:W3CDTF">2024-06-20T16:17:00Z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0x0101003E62D8EC0DD09F49AD11C23CF8390BC6</vt:lpwstr>
  </property>
</Properties>
</file>