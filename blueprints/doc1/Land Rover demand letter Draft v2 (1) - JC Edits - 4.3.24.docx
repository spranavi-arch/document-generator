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2D01C" w14:textId="60F9993A" w:rsidR="004159E2" w:rsidRPr="008868F2" w:rsidRDefault="004159E2" w:rsidP="004159E2">
      <w:pPr>
        <w:pStyle w:val="Header"/>
        <w:tabs>
          <w:tab w:val="clear" w:pos="9360"/>
        </w:tabs>
        <w:spacing w:after="240"/>
        <w:ind w:firstLine="4320"/>
        <w:rPr>
          <w:rFonts w:ascii="Adobe Garamond Pro" w:hAnsi="Adobe Garamond Pro"/>
          <w:sz w:val="28"/>
          <w:szCs w:val="28"/>
        </w:rPr>
      </w:pPr>
      <w:del w:id="0" w:author="Jacqueline Carranza" w:date="2024-04-02T16:05:00Z">
        <w:r w:rsidDel="006A6590">
          <w:rPr>
            <w:rFonts w:ascii="Adobe Garamond Pro" w:hAnsi="Adobe Garamond Pro"/>
            <w:sz w:val="28"/>
            <w:szCs w:val="28"/>
          </w:rPr>
          <w:delText xml:space="preserve">March </w:delText>
        </w:r>
        <w:r w:rsidR="008B390E" w:rsidDel="006A6590">
          <w:rPr>
            <w:rFonts w:ascii="Adobe Garamond Pro" w:hAnsi="Adobe Garamond Pro"/>
            <w:sz w:val="28"/>
            <w:szCs w:val="28"/>
          </w:rPr>
          <w:delText>25</w:delText>
        </w:r>
      </w:del>
      <w:ins w:id="1" w:author="Jacqueline Carranza" w:date="2024-04-02T16:05:00Z">
        <w:r w:rsidR="006A6590">
          <w:rPr>
            <w:rFonts w:ascii="Adobe Garamond Pro" w:hAnsi="Adobe Garamond Pro"/>
            <w:sz w:val="28"/>
            <w:szCs w:val="28"/>
          </w:rPr>
          <w:t>April 3</w:t>
        </w:r>
      </w:ins>
      <w:r>
        <w:rPr>
          <w:rFonts w:ascii="Adobe Garamond Pro" w:hAnsi="Adobe Garamond Pro"/>
          <w:sz w:val="28"/>
          <w:szCs w:val="28"/>
        </w:rPr>
        <w:t>, 2024</w:t>
      </w:r>
    </w:p>
    <w:p w14:paraId="42168515" w14:textId="77777777" w:rsidR="004159E2" w:rsidRPr="008868F2" w:rsidRDefault="004159E2" w:rsidP="004159E2">
      <w:pPr>
        <w:rPr>
          <w:rFonts w:ascii="Adobe Garamond Pro" w:hAnsi="Adobe Garamond Pro"/>
          <w:sz w:val="28"/>
          <w:szCs w:val="28"/>
        </w:rPr>
      </w:pPr>
      <w:r w:rsidRPr="008868F2">
        <w:rPr>
          <w:rFonts w:ascii="Adobe Garamond Pro" w:hAnsi="Adobe Garamond Pro"/>
          <w:noProof/>
          <w:sz w:val="28"/>
          <w:szCs w:val="28"/>
        </w:rPr>
        <mc:AlternateContent>
          <mc:Choice Requires="wps">
            <w:drawing>
              <wp:anchor distT="0" distB="0" distL="114300" distR="114300" simplePos="0" relativeHeight="251659264" behindDoc="0" locked="0" layoutInCell="1" allowOverlap="1" wp14:anchorId="6668042C" wp14:editId="3F74F0C3">
                <wp:simplePos x="0" y="0"/>
                <wp:positionH relativeFrom="column">
                  <wp:posOffset>2273007</wp:posOffset>
                </wp:positionH>
                <wp:positionV relativeFrom="paragraph">
                  <wp:posOffset>206033</wp:posOffset>
                </wp:positionV>
                <wp:extent cx="3006725" cy="527050"/>
                <wp:effectExtent l="0" t="0" r="3175" b="6350"/>
                <wp:wrapNone/>
                <wp:docPr id="246327997" name="Text Box 246327997"/>
                <wp:cNvGraphicFramePr/>
                <a:graphic xmlns:a="http://schemas.openxmlformats.org/drawingml/2006/main">
                  <a:graphicData uri="http://schemas.microsoft.com/office/word/2010/wordprocessingShape">
                    <wps:wsp>
                      <wps:cNvSpPr txBox="1"/>
                      <wps:spPr>
                        <a:xfrm>
                          <a:off x="0" y="0"/>
                          <a:ext cx="3006725" cy="527050"/>
                        </a:xfrm>
                        <a:prstGeom prst="rect">
                          <a:avLst/>
                        </a:prstGeom>
                        <a:solidFill>
                          <a:schemeClr val="lt1"/>
                        </a:solidFill>
                        <a:ln w="6350">
                          <a:noFill/>
                        </a:ln>
                      </wps:spPr>
                      <wps:txbx>
                        <w:txbxContent>
                          <w:p w14:paraId="7B769673" w14:textId="77777777" w:rsidR="004159E2" w:rsidRPr="00655D63" w:rsidRDefault="004159E2" w:rsidP="004159E2">
                            <w:pPr>
                              <w:jc w:val="center"/>
                              <w:rPr>
                                <w:rFonts w:ascii="Adobe Garamond Pro" w:hAnsi="Adobe Garamond Pro"/>
                                <w:b/>
                                <w:bCs/>
                                <w:i/>
                                <w:iCs/>
                              </w:rPr>
                            </w:pPr>
                            <w:r w:rsidRPr="00655D63">
                              <w:rPr>
                                <w:rFonts w:ascii="Adobe Garamond Pro" w:hAnsi="Adobe Garamond Pro"/>
                                <w:b/>
                                <w:bCs/>
                                <w:i/>
                                <w:iCs/>
                              </w:rPr>
                              <w:t>CONFIDENTIAL COMMUNICATION FOR SETTLEMENT PURPOSES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68042C" id="_x0000_t202" coordsize="21600,21600" o:spt="202" path="m,l,21600r21600,l21600,xe">
                <v:stroke joinstyle="miter"/>
                <v:path gradientshapeok="t" o:connecttype="rect"/>
              </v:shapetype>
              <v:shape id="Text Box 246327997" o:spid="_x0000_s1026" type="#_x0000_t202" style="position:absolute;margin-left:179pt;margin-top:16.2pt;width:236.75pt;height:4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" fillcolor="white [3201]" stroked="f" strokeweight=".5pt">
                <v:textbox>
                  <w:txbxContent>
                    <w:p w14:paraId="7B769673" w14:textId="77777777" w:rsidR="004159E2" w:rsidRPr="00655D63" w:rsidRDefault="004159E2" w:rsidP="004159E2">
                      <w:pPr>
                        <w:jc w:val="center"/>
                        <w:rPr>
                          <w:rFonts w:ascii="Adobe Garamond Pro" w:hAnsi="Adobe Garamond Pro"/>
                          <w:b/>
                          <w:bCs/>
                          <w:i/>
                          <w:iCs/>
                        </w:rPr>
                      </w:pPr>
                      <w:r w:rsidRPr="00655D63">
                        <w:rPr>
                          <w:rFonts w:ascii="Adobe Garamond Pro" w:hAnsi="Adobe Garamond Pro"/>
                          <w:b/>
                          <w:bCs/>
                          <w:i/>
                          <w:iCs/>
                        </w:rPr>
                        <w:t>CONFIDENTIAL COMMUNICATION FOR SETTLEMENT PURPOSES ONLY</w:t>
                      </w:r>
                    </w:p>
                  </w:txbxContent>
                </v:textbox>
              </v:shape>
            </w:pict>
          </mc:Fallback>
        </mc:AlternateContent>
      </w:r>
      <w:r w:rsidRPr="008868F2">
        <w:rPr>
          <w:rFonts w:ascii="Adobe Garamond Pro" w:hAnsi="Adobe Garamond Pro"/>
          <w:b/>
          <w:sz w:val="28"/>
          <w:szCs w:val="28"/>
          <w:u w:val="single"/>
        </w:rPr>
        <w:t>BY E-MAIL</w:t>
      </w:r>
    </w:p>
    <w:p w14:paraId="74FC5855" w14:textId="77777777" w:rsidR="004159E2" w:rsidRPr="008868F2" w:rsidRDefault="004159E2" w:rsidP="004159E2">
      <w:pPr>
        <w:rPr>
          <w:rFonts w:ascii="Adobe Garamond Pro" w:hAnsi="Adobe Garamond Pro"/>
          <w:sz w:val="28"/>
          <w:szCs w:val="28"/>
        </w:rPr>
      </w:pPr>
      <w:r w:rsidRPr="008868F2">
        <w:rPr>
          <w:rFonts w:ascii="Adobe Garamond Pro" w:hAnsi="Adobe Garamond Pro"/>
          <w:sz w:val="28"/>
          <w:szCs w:val="28"/>
        </w:rPr>
        <w:t>M</w:t>
      </w:r>
      <w:r>
        <w:rPr>
          <w:rFonts w:ascii="Adobe Garamond Pro" w:hAnsi="Adobe Garamond Pro"/>
          <w:sz w:val="28"/>
          <w:szCs w:val="28"/>
        </w:rPr>
        <w:t>r. David Berry</w:t>
      </w:r>
    </w:p>
    <w:p w14:paraId="0FD5AFB1" w14:textId="77777777" w:rsidR="004159E2" w:rsidRDefault="004159E2" w:rsidP="004159E2">
      <w:pPr>
        <w:rPr>
          <w:rFonts w:ascii="Adobe Garamond Pro" w:hAnsi="Adobe Garamond Pro"/>
          <w:sz w:val="28"/>
          <w:szCs w:val="28"/>
        </w:rPr>
      </w:pPr>
      <w:r>
        <w:rPr>
          <w:rFonts w:ascii="Adobe Garamond Pro" w:hAnsi="Adobe Garamond Pro"/>
          <w:sz w:val="28"/>
          <w:szCs w:val="28"/>
        </w:rPr>
        <w:t>Global General Counsel</w:t>
      </w:r>
    </w:p>
    <w:p w14:paraId="13C1C1B1" w14:textId="77777777" w:rsidR="004159E2" w:rsidRDefault="004159E2" w:rsidP="004159E2">
      <w:pPr>
        <w:rPr>
          <w:rFonts w:ascii="Adobe Garamond Pro" w:hAnsi="Adobe Garamond Pro"/>
          <w:sz w:val="28"/>
          <w:szCs w:val="28"/>
        </w:rPr>
      </w:pPr>
      <w:r>
        <w:rPr>
          <w:rFonts w:ascii="Adobe Garamond Pro" w:hAnsi="Adobe Garamond Pro"/>
          <w:sz w:val="28"/>
          <w:szCs w:val="28"/>
        </w:rPr>
        <w:t>Jaguar Land Rover Automotive PLC</w:t>
      </w:r>
    </w:p>
    <w:p w14:paraId="0B30531C" w14:textId="77777777" w:rsidR="004159E2" w:rsidRDefault="004159E2" w:rsidP="004159E2">
      <w:pPr>
        <w:rPr>
          <w:rFonts w:ascii="Adobe Garamond Pro" w:hAnsi="Adobe Garamond Pro"/>
          <w:sz w:val="28"/>
          <w:szCs w:val="28"/>
        </w:rPr>
      </w:pPr>
      <w:r>
        <w:rPr>
          <w:rFonts w:ascii="Adobe Garamond Pro" w:hAnsi="Adobe Garamond Pro"/>
          <w:sz w:val="28"/>
          <w:szCs w:val="28"/>
        </w:rPr>
        <w:t>Abbey Road</w:t>
      </w:r>
    </w:p>
    <w:p w14:paraId="57F1084D" w14:textId="77777777" w:rsidR="004159E2" w:rsidRDefault="004159E2" w:rsidP="004159E2">
      <w:pPr>
        <w:rPr>
          <w:rFonts w:ascii="Adobe Garamond Pro" w:hAnsi="Adobe Garamond Pro"/>
          <w:sz w:val="28"/>
          <w:szCs w:val="28"/>
        </w:rPr>
      </w:pPr>
      <w:r>
        <w:rPr>
          <w:rFonts w:ascii="Adobe Garamond Pro" w:hAnsi="Adobe Garamond Pro"/>
          <w:sz w:val="28"/>
          <w:szCs w:val="28"/>
        </w:rPr>
        <w:t>Whitley, Coventry CV3 4LF</w:t>
      </w:r>
    </w:p>
    <w:p w14:paraId="54D8557A" w14:textId="77777777" w:rsidR="004159E2" w:rsidRPr="008868F2" w:rsidRDefault="004159E2" w:rsidP="004159E2">
      <w:pPr>
        <w:rPr>
          <w:rFonts w:ascii="Adobe Garamond Pro" w:hAnsi="Adobe Garamond Pro"/>
          <w:sz w:val="28"/>
          <w:szCs w:val="28"/>
        </w:rPr>
      </w:pPr>
    </w:p>
    <w:p w14:paraId="0A540B8E" w14:textId="2A9DBC8C" w:rsidR="004159E2" w:rsidRPr="00EA052D" w:rsidRDefault="004159E2" w:rsidP="004159E2">
      <w:pPr>
        <w:ind w:left="810" w:hanging="450"/>
        <w:rPr>
          <w:rFonts w:ascii="Adobe Garamond Pro" w:hAnsi="Adobe Garamond Pro"/>
          <w:sz w:val="28"/>
          <w:szCs w:val="28"/>
        </w:rPr>
      </w:pPr>
      <w:r w:rsidRPr="008868F2">
        <w:rPr>
          <w:rFonts w:ascii="Adobe Garamond Pro" w:hAnsi="Adobe Garamond Pro"/>
          <w:sz w:val="28"/>
          <w:szCs w:val="28"/>
        </w:rPr>
        <w:t xml:space="preserve">Re:  </w:t>
      </w:r>
      <w:r>
        <w:rPr>
          <w:rFonts w:ascii="Adobe Garamond Pro" w:hAnsi="Adobe Garamond Pro"/>
          <w:sz w:val="28"/>
          <w:szCs w:val="28"/>
        </w:rPr>
        <w:t xml:space="preserve">Discrimination at </w:t>
      </w:r>
      <w:r w:rsidR="003B6DD7">
        <w:rPr>
          <w:rFonts w:ascii="Adobe Garamond Pro" w:hAnsi="Adobe Garamond Pro"/>
          <w:sz w:val="28"/>
          <w:szCs w:val="28"/>
        </w:rPr>
        <w:t>Jaguar</w:t>
      </w:r>
      <w:r>
        <w:rPr>
          <w:rFonts w:ascii="Adobe Garamond Pro" w:hAnsi="Adobe Garamond Pro"/>
          <w:sz w:val="28"/>
          <w:szCs w:val="28"/>
        </w:rPr>
        <w:t xml:space="preserve"> Hartford</w:t>
      </w:r>
    </w:p>
    <w:p w14:paraId="554BFF15" w14:textId="77777777" w:rsidR="004159E2" w:rsidRPr="008868F2" w:rsidRDefault="004159E2" w:rsidP="004159E2">
      <w:pPr>
        <w:rPr>
          <w:rFonts w:ascii="Adobe Garamond Pro" w:hAnsi="Adobe Garamond Pro"/>
          <w:sz w:val="28"/>
          <w:szCs w:val="28"/>
        </w:rPr>
      </w:pPr>
    </w:p>
    <w:p w14:paraId="24776A1D" w14:textId="525D07D0" w:rsidR="004159E2" w:rsidRPr="00014D9A" w:rsidRDefault="004159E2" w:rsidP="001C05D4">
      <w:pPr>
        <w:spacing w:after="240" w:line="240" w:lineRule="auto"/>
        <w:ind w:left="1440" w:right="1440"/>
        <w:jc w:val="both"/>
        <w:rPr>
          <w:rFonts w:ascii="Adobe Garamond Pro" w:hAnsi="Adobe Garamond Pro"/>
          <w:color w:val="000000" w:themeColor="text1"/>
          <w:sz w:val="28"/>
          <w:szCs w:val="28"/>
          <w:shd w:val="clear" w:color="auto" w:fill="FFFFFF"/>
        </w:rPr>
      </w:pPr>
      <w:r w:rsidRPr="0080422C">
        <w:rPr>
          <w:rFonts w:ascii="Adobe Garamond Pro" w:hAnsi="Adobe Garamond Pro"/>
          <w:color w:val="000000" w:themeColor="text1"/>
          <w:sz w:val="28"/>
          <w:szCs w:val="28"/>
        </w:rPr>
        <w:t>“</w:t>
      </w:r>
      <w:r w:rsidRPr="0080422C">
        <w:rPr>
          <w:rFonts w:ascii="Adobe Garamond Pro" w:hAnsi="Adobe Garamond Pro"/>
          <w:sz w:val="28"/>
          <w:szCs w:val="28"/>
        </w:rPr>
        <w:t xml:space="preserve">JLR promotes diversity and equality and does not unfairly discriminate on any ground, including (but not limited to): race, caste, religion, </w:t>
      </w:r>
      <w:proofErr w:type="spellStart"/>
      <w:r w:rsidRPr="0080422C">
        <w:rPr>
          <w:rFonts w:ascii="Adobe Garamond Pro" w:hAnsi="Adobe Garamond Pro"/>
          <w:sz w:val="28"/>
          <w:szCs w:val="28"/>
        </w:rPr>
        <w:t>colour</w:t>
      </w:r>
      <w:proofErr w:type="spellEnd"/>
      <w:r w:rsidRPr="0080422C">
        <w:rPr>
          <w:rFonts w:ascii="Adobe Garamond Pro" w:hAnsi="Adobe Garamond Pro"/>
          <w:sz w:val="28"/>
          <w:szCs w:val="28"/>
        </w:rPr>
        <w:t>, ancestry, marital status, gender, gender reassignment, sex, sexual orientation, pregnancy, maternity, age, nationality, ethnic origin, disability, veteran status or any other category protected by applicable law.”</w:t>
      </w:r>
    </w:p>
    <w:p w14:paraId="142E9B80" w14:textId="77777777" w:rsidR="004159E2" w:rsidRPr="00014D9A" w:rsidRDefault="004159E2" w:rsidP="004159E2">
      <w:pPr>
        <w:spacing w:after="240"/>
        <w:ind w:left="1800" w:right="1354"/>
        <w:rPr>
          <w:rFonts w:ascii="Adobe Garamond Pro" w:hAnsi="Adobe Garamond Pro"/>
          <w:color w:val="000000" w:themeColor="text1"/>
          <w:sz w:val="28"/>
          <w:szCs w:val="28"/>
          <w:shd w:val="clear" w:color="auto" w:fill="FFFFFF"/>
        </w:rPr>
      </w:pPr>
      <w:r w:rsidRPr="00014D9A">
        <w:rPr>
          <w:rFonts w:ascii="Adobe Garamond Pro" w:hAnsi="Adobe Garamond Pro"/>
          <w:color w:val="000000" w:themeColor="text1"/>
          <w:sz w:val="28"/>
          <w:szCs w:val="28"/>
          <w:shd w:val="clear" w:color="auto" w:fill="FFFFFF"/>
        </w:rPr>
        <w:t>-</w:t>
      </w:r>
      <w:r>
        <w:rPr>
          <w:rFonts w:ascii="Adobe Garamond Pro" w:hAnsi="Adobe Garamond Pro"/>
          <w:color w:val="000000" w:themeColor="text1"/>
          <w:sz w:val="28"/>
          <w:szCs w:val="28"/>
          <w:shd w:val="clear" w:color="auto" w:fill="FFFFFF"/>
        </w:rPr>
        <w:t>Jaguar Land Rover Corporate Policy on Human Rights</w:t>
      </w:r>
    </w:p>
    <w:p w14:paraId="19F9B88D" w14:textId="427905B2" w:rsidR="004159E2" w:rsidRPr="008868F2" w:rsidRDefault="004159E2" w:rsidP="003B6DD7">
      <w:pPr>
        <w:spacing w:after="240"/>
        <w:rPr>
          <w:rFonts w:ascii="Adobe Garamond Pro" w:hAnsi="Adobe Garamond Pro"/>
          <w:sz w:val="28"/>
          <w:szCs w:val="28"/>
        </w:rPr>
      </w:pPr>
      <w:r w:rsidRPr="008868F2">
        <w:rPr>
          <w:rFonts w:ascii="Adobe Garamond Pro" w:hAnsi="Adobe Garamond Pro"/>
          <w:sz w:val="28"/>
          <w:szCs w:val="28"/>
        </w:rPr>
        <w:t>Dear M</w:t>
      </w:r>
      <w:r>
        <w:rPr>
          <w:rFonts w:ascii="Adobe Garamond Pro" w:hAnsi="Adobe Garamond Pro"/>
          <w:sz w:val="28"/>
          <w:szCs w:val="28"/>
        </w:rPr>
        <w:t>r</w:t>
      </w:r>
      <w:r w:rsidRPr="008868F2">
        <w:rPr>
          <w:rFonts w:ascii="Adobe Garamond Pro" w:hAnsi="Adobe Garamond Pro"/>
          <w:sz w:val="28"/>
          <w:szCs w:val="28"/>
        </w:rPr>
        <w:t xml:space="preserve">. </w:t>
      </w:r>
      <w:r>
        <w:rPr>
          <w:rFonts w:ascii="Adobe Garamond Pro" w:hAnsi="Adobe Garamond Pro"/>
          <w:sz w:val="28"/>
          <w:szCs w:val="28"/>
        </w:rPr>
        <w:t>Berry</w:t>
      </w:r>
      <w:r w:rsidRPr="008868F2">
        <w:rPr>
          <w:rFonts w:ascii="Adobe Garamond Pro" w:hAnsi="Adobe Garamond Pro"/>
          <w:sz w:val="28"/>
          <w:szCs w:val="28"/>
        </w:rPr>
        <w:t>,</w:t>
      </w:r>
    </w:p>
    <w:p w14:paraId="1C29BE29" w14:textId="619F8CC2" w:rsidR="004159E2" w:rsidRPr="008868F2" w:rsidRDefault="004159E2" w:rsidP="004159E2">
      <w:pPr>
        <w:spacing w:after="240"/>
        <w:ind w:firstLine="360"/>
        <w:jc w:val="both"/>
        <w:rPr>
          <w:rFonts w:ascii="Adobe Garamond Pro" w:hAnsi="Adobe Garamond Pro"/>
          <w:sz w:val="28"/>
          <w:szCs w:val="28"/>
        </w:rPr>
      </w:pPr>
      <w:r w:rsidRPr="008868F2">
        <w:rPr>
          <w:rFonts w:ascii="Adobe Garamond Pro" w:hAnsi="Adobe Garamond Pro"/>
          <w:sz w:val="28"/>
          <w:szCs w:val="28"/>
        </w:rPr>
        <w:t>We have the tremendous privilege of representing</w:t>
      </w:r>
      <w:r>
        <w:rPr>
          <w:rFonts w:ascii="Adobe Garamond Pro" w:hAnsi="Adobe Garamond Pro"/>
          <w:sz w:val="28"/>
          <w:szCs w:val="28"/>
        </w:rPr>
        <w:t xml:space="preserve"> Dr.</w:t>
      </w:r>
      <w:r w:rsidRPr="008868F2">
        <w:rPr>
          <w:rFonts w:ascii="Adobe Garamond Pro" w:hAnsi="Adobe Garamond Pro"/>
          <w:sz w:val="28"/>
          <w:szCs w:val="28"/>
        </w:rPr>
        <w:t xml:space="preserve"> </w:t>
      </w:r>
      <w:r>
        <w:rPr>
          <w:rFonts w:ascii="Adobe Garamond Pro" w:hAnsi="Adobe Garamond Pro"/>
          <w:sz w:val="28"/>
          <w:szCs w:val="28"/>
        </w:rPr>
        <w:t>Duane Moise, a distinguished gastroenterologist practicing in North Carolina, and his wife, M</w:t>
      </w:r>
      <w:r w:rsidR="00E50434">
        <w:rPr>
          <w:rFonts w:ascii="Adobe Garamond Pro" w:hAnsi="Adobe Garamond Pro"/>
          <w:sz w:val="28"/>
          <w:szCs w:val="28"/>
        </w:rPr>
        <w:t>r</w:t>
      </w:r>
      <w:r>
        <w:rPr>
          <w:rFonts w:ascii="Adobe Garamond Pro" w:hAnsi="Adobe Garamond Pro"/>
          <w:sz w:val="28"/>
          <w:szCs w:val="28"/>
        </w:rPr>
        <w:t>s. Arline Moise</w:t>
      </w:r>
      <w:r w:rsidRPr="008868F2">
        <w:rPr>
          <w:rFonts w:ascii="Adobe Garamond Pro" w:hAnsi="Adobe Garamond Pro"/>
          <w:sz w:val="28"/>
          <w:szCs w:val="28"/>
        </w:rPr>
        <w:t xml:space="preserve">. </w:t>
      </w:r>
      <w:r w:rsidR="00E50434">
        <w:rPr>
          <w:rFonts w:ascii="Adobe Garamond Pro" w:hAnsi="Adobe Garamond Pro"/>
          <w:sz w:val="28"/>
          <w:szCs w:val="28"/>
        </w:rPr>
        <w:t>Dr.</w:t>
      </w:r>
      <w:r w:rsidR="00920FC8">
        <w:rPr>
          <w:rFonts w:ascii="Adobe Garamond Pro" w:hAnsi="Adobe Garamond Pro"/>
          <w:sz w:val="28"/>
          <w:szCs w:val="28"/>
        </w:rPr>
        <w:t xml:space="preserve"> </w:t>
      </w:r>
      <w:r w:rsidR="00E50434">
        <w:rPr>
          <w:rFonts w:ascii="Adobe Garamond Pro" w:hAnsi="Adobe Garamond Pro"/>
          <w:sz w:val="28"/>
          <w:szCs w:val="28"/>
        </w:rPr>
        <w:t xml:space="preserve">and Mrs. </w:t>
      </w:r>
      <w:r w:rsidR="00920FC8">
        <w:rPr>
          <w:rFonts w:ascii="Adobe Garamond Pro" w:hAnsi="Adobe Garamond Pro"/>
          <w:sz w:val="28"/>
          <w:szCs w:val="28"/>
        </w:rPr>
        <w:t xml:space="preserve">Moise are </w:t>
      </w:r>
      <w:r w:rsidR="00E50434">
        <w:rPr>
          <w:rFonts w:ascii="Adobe Garamond Pro" w:hAnsi="Adobe Garamond Pro"/>
          <w:sz w:val="28"/>
          <w:szCs w:val="28"/>
        </w:rPr>
        <w:t>African American</w:t>
      </w:r>
      <w:r w:rsidR="00920FC8">
        <w:rPr>
          <w:rFonts w:ascii="Adobe Garamond Pro" w:hAnsi="Adobe Garamond Pro"/>
          <w:sz w:val="28"/>
          <w:szCs w:val="28"/>
        </w:rPr>
        <w:t>.</w:t>
      </w:r>
    </w:p>
    <w:p w14:paraId="4DAB396F" w14:textId="41547154" w:rsidR="004159E2" w:rsidRDefault="004159E2" w:rsidP="004159E2">
      <w:pPr>
        <w:spacing w:after="240"/>
        <w:ind w:firstLine="360"/>
        <w:jc w:val="both"/>
        <w:rPr>
          <w:rFonts w:ascii="Adobe Garamond Pro" w:hAnsi="Adobe Garamond Pro"/>
          <w:sz w:val="28"/>
          <w:szCs w:val="28"/>
        </w:rPr>
        <w:sectPr w:rsidR="004159E2" w:rsidSect="0016026D">
          <w:headerReference w:type="default" r:id="rId7"/>
          <w:footerReference w:type="default" r:id="rId8"/>
          <w:pgSz w:w="12240" w:h="15840"/>
          <w:pgMar w:top="3420" w:right="1440" w:bottom="1440" w:left="1440" w:header="0" w:footer="0" w:gutter="0"/>
          <w:pgNumType w:start="1"/>
          <w:cols w:space="720"/>
        </w:sectPr>
      </w:pPr>
      <w:r w:rsidRPr="009258CB">
        <w:rPr>
          <w:rFonts w:ascii="Adobe Garamond Pro" w:hAnsi="Adobe Garamond Pro"/>
          <w:sz w:val="28"/>
          <w:szCs w:val="28"/>
        </w:rPr>
        <w:t>In 1866, in the aftermath of the Civil War, Congress passed the Civil Rights Act, 42 U.S.C. § 1981 (the “Act”). In securing the equal right to “make and enforce contracts,” the Act ensured that private economic relationships, including those</w:t>
      </w:r>
      <w:r w:rsidR="00580932">
        <w:rPr>
          <w:rFonts w:ascii="Adobe Garamond Pro" w:hAnsi="Adobe Garamond Pro"/>
          <w:sz w:val="28"/>
          <w:szCs w:val="28"/>
        </w:rPr>
        <w:t xml:space="preserve"> between customers and car dealerships serving the public, would not be impacted by race discrimination.</w:t>
      </w:r>
      <w:r>
        <w:rPr>
          <w:rFonts w:ascii="Adobe Garamond Pro" w:hAnsi="Adobe Garamond Pro"/>
          <w:sz w:val="28"/>
          <w:szCs w:val="28"/>
        </w:rPr>
        <w:t xml:space="preserve">     </w:t>
      </w:r>
    </w:p>
    <w:p w14:paraId="6DB0ACF0" w14:textId="77777777" w:rsidR="004159E2" w:rsidRDefault="004159E2" w:rsidP="004159E2">
      <w:pPr>
        <w:spacing w:after="240"/>
        <w:ind w:firstLine="360"/>
        <w:jc w:val="both"/>
        <w:rPr>
          <w:rFonts w:ascii="Adobe Garamond Pro" w:hAnsi="Adobe Garamond Pro"/>
          <w:sz w:val="28"/>
          <w:szCs w:val="28"/>
        </w:rPr>
      </w:pPr>
      <w:r w:rsidRPr="009258CB">
        <w:rPr>
          <w:rFonts w:ascii="Adobe Garamond Pro" w:hAnsi="Adobe Garamond Pro"/>
          <w:sz w:val="28"/>
          <w:szCs w:val="28"/>
        </w:rPr>
        <w:lastRenderedPageBreak/>
        <w:t xml:space="preserve">Nearly 100 years later, in </w:t>
      </w:r>
      <w:r>
        <w:rPr>
          <w:rFonts w:ascii="Adobe Garamond Pro" w:hAnsi="Adobe Garamond Pro"/>
          <w:sz w:val="28"/>
          <w:szCs w:val="28"/>
        </w:rPr>
        <w:t>1963</w:t>
      </w:r>
      <w:r w:rsidRPr="009258CB">
        <w:rPr>
          <w:rFonts w:ascii="Adobe Garamond Pro" w:hAnsi="Adobe Garamond Pro"/>
          <w:sz w:val="28"/>
          <w:szCs w:val="28"/>
        </w:rPr>
        <w:t xml:space="preserve">, </w:t>
      </w:r>
      <w:r>
        <w:rPr>
          <w:rFonts w:ascii="Adobe Garamond Pro" w:hAnsi="Adobe Garamond Pro"/>
          <w:sz w:val="28"/>
          <w:szCs w:val="28"/>
        </w:rPr>
        <w:t xml:space="preserve">President John F. Kennedy </w:t>
      </w:r>
      <w:r w:rsidRPr="009258CB">
        <w:rPr>
          <w:rFonts w:ascii="Adobe Garamond Pro" w:hAnsi="Adobe Garamond Pro"/>
          <w:sz w:val="28"/>
          <w:szCs w:val="28"/>
        </w:rPr>
        <w:t>opined: “</w:t>
      </w:r>
      <w:r w:rsidRPr="00CB5F58">
        <w:rPr>
          <w:rFonts w:ascii="Adobe Garamond Pro" w:hAnsi="Adobe Garamond Pro"/>
          <w:sz w:val="28"/>
          <w:szCs w:val="28"/>
        </w:rPr>
        <w:t>It ought to be possible for American consumers of any color to receive equal service in places of public accommodation, such as hotels and restaurants and theaters and retail stores.</w:t>
      </w:r>
      <w:r w:rsidRPr="009258CB">
        <w:rPr>
          <w:rFonts w:ascii="Adobe Garamond Pro" w:hAnsi="Adobe Garamond Pro"/>
          <w:sz w:val="28"/>
          <w:szCs w:val="28"/>
        </w:rPr>
        <w:t>” Unfortunately, 15</w:t>
      </w:r>
      <w:r>
        <w:rPr>
          <w:rFonts w:ascii="Adobe Garamond Pro" w:hAnsi="Adobe Garamond Pro"/>
          <w:sz w:val="28"/>
          <w:szCs w:val="28"/>
        </w:rPr>
        <w:t>7</w:t>
      </w:r>
      <w:r w:rsidRPr="009258CB">
        <w:rPr>
          <w:rFonts w:ascii="Adobe Garamond Pro" w:hAnsi="Adobe Garamond Pro"/>
          <w:sz w:val="28"/>
          <w:szCs w:val="28"/>
        </w:rPr>
        <w:t xml:space="preserve"> years after the passage of the Act – which provides for a private right of action and uncapped punitive damages – and 6</w:t>
      </w:r>
      <w:r>
        <w:rPr>
          <w:rFonts w:ascii="Adobe Garamond Pro" w:hAnsi="Adobe Garamond Pro"/>
          <w:sz w:val="28"/>
          <w:szCs w:val="28"/>
        </w:rPr>
        <w:t>5</w:t>
      </w:r>
      <w:r w:rsidRPr="009258CB">
        <w:rPr>
          <w:rFonts w:ascii="Adobe Garamond Pro" w:hAnsi="Adobe Garamond Pro"/>
          <w:sz w:val="28"/>
          <w:szCs w:val="28"/>
        </w:rPr>
        <w:t xml:space="preserve"> years after </w:t>
      </w:r>
      <w:r>
        <w:rPr>
          <w:rFonts w:ascii="Adobe Garamond Pro" w:hAnsi="Adobe Garamond Pro"/>
          <w:sz w:val="28"/>
          <w:szCs w:val="28"/>
        </w:rPr>
        <w:t>President Kennedy</w:t>
      </w:r>
      <w:r w:rsidRPr="009258CB">
        <w:rPr>
          <w:rFonts w:ascii="Adobe Garamond Pro" w:hAnsi="Adobe Garamond Pro"/>
          <w:sz w:val="28"/>
          <w:szCs w:val="28"/>
        </w:rPr>
        <w:t xml:space="preserve"> spoke these compelling words, race discrimination </w:t>
      </w:r>
      <w:r>
        <w:rPr>
          <w:rFonts w:ascii="Adobe Garamond Pro" w:hAnsi="Adobe Garamond Pro"/>
          <w:sz w:val="28"/>
          <w:szCs w:val="28"/>
        </w:rPr>
        <w:t>persists</w:t>
      </w:r>
      <w:r w:rsidRPr="009258CB">
        <w:rPr>
          <w:rFonts w:ascii="Adobe Garamond Pro" w:hAnsi="Adobe Garamond Pro"/>
          <w:sz w:val="28"/>
          <w:szCs w:val="28"/>
        </w:rPr>
        <w:t xml:space="preserve"> </w:t>
      </w:r>
      <w:r>
        <w:rPr>
          <w:rFonts w:ascii="Adobe Garamond Pro" w:hAnsi="Adobe Garamond Pro"/>
          <w:sz w:val="28"/>
          <w:szCs w:val="28"/>
        </w:rPr>
        <w:t>at the Jaguar Hartford Dealership in Hartford, Connecticut (“JLR,” “Jaguar Hartford” or the “Dealership”). Under such circumstances, the need for vigorous enforcement of civil rights laws remains vital.</w:t>
      </w:r>
    </w:p>
    <w:p w14:paraId="2DE77258" w14:textId="18BB93F2" w:rsidR="004159E2" w:rsidRDefault="004159E2" w:rsidP="004159E2">
      <w:pPr>
        <w:spacing w:after="240"/>
        <w:ind w:firstLine="360"/>
        <w:jc w:val="both"/>
        <w:rPr>
          <w:rFonts w:ascii="Adobe Garamond Pro" w:hAnsi="Adobe Garamond Pro"/>
          <w:sz w:val="28"/>
          <w:szCs w:val="28"/>
        </w:rPr>
      </w:pPr>
      <w:r>
        <w:rPr>
          <w:rFonts w:ascii="Adobe Garamond Pro" w:hAnsi="Adobe Garamond Pro"/>
          <w:sz w:val="28"/>
          <w:szCs w:val="28"/>
        </w:rPr>
        <w:t>This letter is written to address a</w:t>
      </w:r>
      <w:r w:rsidRPr="004C704D">
        <w:rPr>
          <w:rFonts w:ascii="Adobe Garamond Pro" w:hAnsi="Adobe Garamond Pro"/>
          <w:sz w:val="28"/>
          <w:szCs w:val="28"/>
        </w:rPr>
        <w:t xml:space="preserve"> series of unsettling events </w:t>
      </w:r>
      <w:r>
        <w:rPr>
          <w:rFonts w:ascii="Adobe Garamond Pro" w:hAnsi="Adobe Garamond Pro"/>
          <w:sz w:val="28"/>
          <w:szCs w:val="28"/>
        </w:rPr>
        <w:t xml:space="preserve">evincing racial bias that </w:t>
      </w:r>
      <w:r w:rsidRPr="004C704D">
        <w:rPr>
          <w:rFonts w:ascii="Adobe Garamond Pro" w:hAnsi="Adobe Garamond Pro"/>
          <w:sz w:val="28"/>
          <w:szCs w:val="28"/>
        </w:rPr>
        <w:t xml:space="preserve">transpired during and </w:t>
      </w:r>
      <w:proofErr w:type="gramStart"/>
      <w:r w:rsidRPr="004C704D">
        <w:rPr>
          <w:rFonts w:ascii="Adobe Garamond Pro" w:hAnsi="Adobe Garamond Pro"/>
          <w:sz w:val="28"/>
          <w:szCs w:val="28"/>
        </w:rPr>
        <w:t>subsequent to</w:t>
      </w:r>
      <w:proofErr w:type="gramEnd"/>
      <w:r w:rsidRPr="004C704D">
        <w:rPr>
          <w:rFonts w:ascii="Adobe Garamond Pro" w:hAnsi="Adobe Garamond Pro"/>
          <w:sz w:val="28"/>
          <w:szCs w:val="28"/>
        </w:rPr>
        <w:t xml:space="preserve"> </w:t>
      </w:r>
      <w:r>
        <w:rPr>
          <w:rFonts w:ascii="Adobe Garamond Pro" w:hAnsi="Adobe Garamond Pro"/>
          <w:sz w:val="28"/>
          <w:szCs w:val="28"/>
        </w:rPr>
        <w:t>my clients’</w:t>
      </w:r>
      <w:r w:rsidRPr="004C704D">
        <w:rPr>
          <w:rFonts w:ascii="Adobe Garamond Pro" w:hAnsi="Adobe Garamond Pro"/>
          <w:sz w:val="28"/>
          <w:szCs w:val="28"/>
        </w:rPr>
        <w:t xml:space="preserve"> purchase of a 2023 Rivian R1S at </w:t>
      </w:r>
      <w:r w:rsidR="001574A5">
        <w:rPr>
          <w:rFonts w:ascii="Adobe Garamond Pro" w:hAnsi="Adobe Garamond Pro"/>
          <w:sz w:val="28"/>
          <w:szCs w:val="28"/>
        </w:rPr>
        <w:t>Jaguar Hartford</w:t>
      </w:r>
      <w:r>
        <w:rPr>
          <w:rFonts w:ascii="Adobe Garamond Pro" w:hAnsi="Adobe Garamond Pro"/>
          <w:sz w:val="28"/>
          <w:szCs w:val="28"/>
        </w:rPr>
        <w:t xml:space="preserve">. The conduct at issue violates state and federal antidiscrimination laws – including, but not limited to, </w:t>
      </w:r>
      <w:del w:id="2" w:author="Jacqueline Carranza" w:date="2024-04-03T15:17:00Z">
        <w:r w:rsidDel="00BD247B">
          <w:rPr>
            <w:rFonts w:ascii="Adobe Garamond Pro" w:hAnsi="Adobe Garamond Pro"/>
            <w:sz w:val="28"/>
            <w:szCs w:val="28"/>
          </w:rPr>
          <w:delText xml:space="preserve">Title II of the Civil Rights Act of 1964, </w:delText>
        </w:r>
      </w:del>
      <w:ins w:id="3" w:author="Jacqueline Carranza" w:date="2024-04-02T16:06:00Z">
        <w:r w:rsidR="006A6590" w:rsidRPr="009258CB">
          <w:rPr>
            <w:rFonts w:ascii="Adobe Garamond Pro" w:hAnsi="Adobe Garamond Pro"/>
            <w:sz w:val="28"/>
            <w:szCs w:val="28"/>
          </w:rPr>
          <w:t>42 U.S.C. § 1981 (the “Act”)</w:t>
        </w:r>
        <w:r w:rsidR="006A6590">
          <w:rPr>
            <w:rFonts w:ascii="Adobe Garamond Pro" w:hAnsi="Adobe Garamond Pro"/>
            <w:sz w:val="28"/>
            <w:szCs w:val="28"/>
          </w:rPr>
          <w:t xml:space="preserve">, </w:t>
        </w:r>
      </w:ins>
      <w:r>
        <w:rPr>
          <w:rFonts w:ascii="Adobe Garamond Pro" w:hAnsi="Adobe Garamond Pro"/>
          <w:sz w:val="28"/>
          <w:szCs w:val="28"/>
        </w:rPr>
        <w:t xml:space="preserve">the Equal Credit Opportunity Act (ECOA), </w:t>
      </w:r>
      <w:r w:rsidR="0090163B">
        <w:rPr>
          <w:rFonts w:ascii="Adobe Garamond Pro" w:hAnsi="Adobe Garamond Pro"/>
          <w:sz w:val="28"/>
          <w:szCs w:val="28"/>
        </w:rPr>
        <w:t>Connecticut</w:t>
      </w:r>
      <w:r>
        <w:rPr>
          <w:rFonts w:ascii="Adobe Garamond Pro" w:hAnsi="Adobe Garamond Pro"/>
          <w:sz w:val="28"/>
          <w:szCs w:val="28"/>
        </w:rPr>
        <w:t xml:space="preserve"> General Statutes §§ 46a-58(a), 64 and 66.</w:t>
      </w:r>
    </w:p>
    <w:p w14:paraId="231A56E3" w14:textId="526AFA55" w:rsidR="004159E2" w:rsidRPr="00EB64B0" w:rsidRDefault="004159E2" w:rsidP="004159E2">
      <w:pPr>
        <w:pStyle w:val="ListParagraph"/>
        <w:numPr>
          <w:ilvl w:val="0"/>
          <w:numId w:val="1"/>
        </w:numPr>
        <w:spacing w:after="240"/>
        <w:jc w:val="both"/>
        <w:rPr>
          <w:rFonts w:ascii="Adobe Garamond Pro" w:hAnsi="Adobe Garamond Pro"/>
          <w:b/>
          <w:bCs/>
          <w:sz w:val="28"/>
          <w:szCs w:val="28"/>
          <w:u w:val="single"/>
        </w:rPr>
      </w:pPr>
      <w:bookmarkStart w:id="4" w:name="OLE_LINK1"/>
      <w:bookmarkStart w:id="5" w:name="OLE_LINK2"/>
      <w:r>
        <w:rPr>
          <w:rFonts w:ascii="Adobe Garamond Pro" w:hAnsi="Adobe Garamond Pro"/>
          <w:b/>
          <w:bCs/>
          <w:sz w:val="28"/>
          <w:szCs w:val="28"/>
          <w:u w:val="single"/>
        </w:rPr>
        <w:t xml:space="preserve">Timeline of </w:t>
      </w:r>
      <w:r w:rsidR="007735D9">
        <w:rPr>
          <w:rFonts w:ascii="Adobe Garamond Pro" w:hAnsi="Adobe Garamond Pro"/>
          <w:b/>
          <w:bCs/>
          <w:sz w:val="28"/>
          <w:szCs w:val="28"/>
          <w:u w:val="single"/>
        </w:rPr>
        <w:t>Discriminatory Conduct</w:t>
      </w:r>
      <w:bookmarkEnd w:id="4"/>
      <w:bookmarkEnd w:id="5"/>
    </w:p>
    <w:p w14:paraId="44840FCA" w14:textId="77777777" w:rsidR="004159E2" w:rsidRDefault="004159E2" w:rsidP="004159E2">
      <w:pPr>
        <w:spacing w:after="240"/>
        <w:ind w:left="360"/>
        <w:jc w:val="both"/>
        <w:rPr>
          <w:rFonts w:ascii="Adobe Garamond Pro" w:hAnsi="Adobe Garamond Pro"/>
          <w:sz w:val="28"/>
          <w:szCs w:val="28"/>
        </w:rPr>
      </w:pPr>
      <w:r w:rsidRPr="00EB64B0">
        <w:rPr>
          <w:rFonts w:ascii="Adobe Garamond Pro" w:hAnsi="Adobe Garamond Pro"/>
          <w:b/>
          <w:bCs/>
          <w:sz w:val="28"/>
          <w:szCs w:val="28"/>
        </w:rPr>
        <w:t>Thursday, January 25</w:t>
      </w:r>
      <w:r w:rsidRPr="00EB64B0">
        <w:rPr>
          <w:rFonts w:ascii="Adobe Garamond Pro" w:hAnsi="Adobe Garamond Pro"/>
          <w:b/>
          <w:bCs/>
          <w:sz w:val="28"/>
          <w:szCs w:val="28"/>
          <w:vertAlign w:val="superscript"/>
        </w:rPr>
        <w:t>th</w:t>
      </w:r>
      <w:r w:rsidRPr="004C704D">
        <w:rPr>
          <w:rFonts w:ascii="Adobe Garamond Pro" w:hAnsi="Adobe Garamond Pro"/>
          <w:sz w:val="28"/>
          <w:szCs w:val="28"/>
        </w:rPr>
        <w:t xml:space="preserve">: </w:t>
      </w:r>
      <w:r>
        <w:rPr>
          <w:rFonts w:ascii="Adobe Garamond Pro" w:hAnsi="Adobe Garamond Pro"/>
          <w:sz w:val="28"/>
          <w:szCs w:val="28"/>
        </w:rPr>
        <w:t>Dr. Moise</w:t>
      </w:r>
      <w:r w:rsidRPr="004C704D">
        <w:rPr>
          <w:rFonts w:ascii="Adobe Garamond Pro" w:hAnsi="Adobe Garamond Pro"/>
          <w:sz w:val="28"/>
          <w:szCs w:val="28"/>
        </w:rPr>
        <w:t xml:space="preserve"> initiated contact with </w:t>
      </w:r>
      <w:r>
        <w:rPr>
          <w:rFonts w:ascii="Adobe Garamond Pro" w:hAnsi="Adobe Garamond Pro"/>
          <w:sz w:val="28"/>
          <w:szCs w:val="28"/>
        </w:rPr>
        <w:t>Jaguar Hartford</w:t>
      </w:r>
      <w:r w:rsidRPr="004C704D">
        <w:rPr>
          <w:rFonts w:ascii="Adobe Garamond Pro" w:hAnsi="Adobe Garamond Pro"/>
          <w:sz w:val="28"/>
          <w:szCs w:val="28"/>
        </w:rPr>
        <w:t xml:space="preserve"> expressing intent to purchase a 2023 Rivian R1S and informed the sales representative that his wife, with a power of attorney, would complete the sale on his behalf.</w:t>
      </w:r>
    </w:p>
    <w:p w14:paraId="195EA39C" w14:textId="39C30ECA" w:rsidR="004159E2" w:rsidRDefault="004159E2" w:rsidP="004159E2">
      <w:pPr>
        <w:spacing w:after="240"/>
        <w:ind w:left="360"/>
        <w:jc w:val="both"/>
        <w:rPr>
          <w:rFonts w:ascii="Adobe Garamond Pro" w:hAnsi="Adobe Garamond Pro"/>
          <w:sz w:val="28"/>
          <w:szCs w:val="28"/>
        </w:rPr>
      </w:pPr>
      <w:r w:rsidRPr="00EB64B0">
        <w:rPr>
          <w:rFonts w:ascii="Adobe Garamond Pro" w:hAnsi="Adobe Garamond Pro"/>
          <w:b/>
          <w:bCs/>
          <w:sz w:val="28"/>
          <w:szCs w:val="28"/>
        </w:rPr>
        <w:t>Friday, January 26</w:t>
      </w:r>
      <w:r w:rsidRPr="00EB64B0">
        <w:rPr>
          <w:rFonts w:ascii="Adobe Garamond Pro" w:hAnsi="Adobe Garamond Pro"/>
          <w:b/>
          <w:bCs/>
          <w:sz w:val="28"/>
          <w:szCs w:val="28"/>
          <w:vertAlign w:val="superscript"/>
        </w:rPr>
        <w:t>th</w:t>
      </w:r>
      <w:r w:rsidRPr="004C704D">
        <w:rPr>
          <w:rFonts w:ascii="Adobe Garamond Pro" w:hAnsi="Adobe Garamond Pro"/>
          <w:sz w:val="28"/>
          <w:szCs w:val="28"/>
        </w:rPr>
        <w:t>: Upon arrival at your dealership</w:t>
      </w:r>
      <w:r>
        <w:rPr>
          <w:rFonts w:ascii="Adobe Garamond Pro" w:hAnsi="Adobe Garamond Pro"/>
          <w:sz w:val="28"/>
          <w:szCs w:val="28"/>
        </w:rPr>
        <w:t xml:space="preserve"> </w:t>
      </w:r>
      <w:r w:rsidR="00B1020B">
        <w:rPr>
          <w:rFonts w:ascii="Adobe Garamond Pro" w:hAnsi="Adobe Garamond Pro"/>
          <w:sz w:val="28"/>
          <w:szCs w:val="28"/>
        </w:rPr>
        <w:t xml:space="preserve">Mrs. </w:t>
      </w:r>
      <w:r>
        <w:rPr>
          <w:rFonts w:ascii="Adobe Garamond Pro" w:hAnsi="Adobe Garamond Pro"/>
          <w:sz w:val="28"/>
          <w:szCs w:val="28"/>
        </w:rPr>
        <w:t xml:space="preserve">Arline Moise </w:t>
      </w:r>
      <w:r w:rsidRPr="004C704D">
        <w:rPr>
          <w:rFonts w:ascii="Adobe Garamond Pro" w:hAnsi="Adobe Garamond Pro"/>
          <w:sz w:val="28"/>
          <w:szCs w:val="28"/>
        </w:rPr>
        <w:t>faced challenges with the acceptance of a legitimate power of attorney and</w:t>
      </w:r>
      <w:r w:rsidR="0027427B">
        <w:rPr>
          <w:rFonts w:ascii="Adobe Garamond Pro" w:hAnsi="Adobe Garamond Pro"/>
          <w:sz w:val="28"/>
          <w:szCs w:val="28"/>
        </w:rPr>
        <w:t xml:space="preserve"> was required to tender</w:t>
      </w:r>
      <w:r w:rsidRPr="004C704D">
        <w:rPr>
          <w:rFonts w:ascii="Adobe Garamond Pro" w:hAnsi="Adobe Garamond Pro"/>
          <w:sz w:val="28"/>
          <w:szCs w:val="28"/>
        </w:rPr>
        <w:t xml:space="preserve"> a $1</w:t>
      </w:r>
      <w:r>
        <w:rPr>
          <w:rFonts w:ascii="Adobe Garamond Pro" w:hAnsi="Adobe Garamond Pro"/>
          <w:sz w:val="28"/>
          <w:szCs w:val="28"/>
        </w:rPr>
        <w:t>,</w:t>
      </w:r>
      <w:r w:rsidRPr="004C704D">
        <w:rPr>
          <w:rFonts w:ascii="Adobe Garamond Pro" w:hAnsi="Adobe Garamond Pro"/>
          <w:sz w:val="28"/>
          <w:szCs w:val="28"/>
        </w:rPr>
        <w:t xml:space="preserve">000 deposit. </w:t>
      </w:r>
      <w:r>
        <w:rPr>
          <w:rFonts w:ascii="Adobe Garamond Pro" w:hAnsi="Adobe Garamond Pro"/>
          <w:sz w:val="28"/>
          <w:szCs w:val="28"/>
        </w:rPr>
        <w:t xml:space="preserve">In an act of racial animus, Dealership staff suggested that </w:t>
      </w:r>
      <w:r w:rsidR="0027427B">
        <w:rPr>
          <w:rFonts w:ascii="Adobe Garamond Pro" w:hAnsi="Adobe Garamond Pro"/>
          <w:sz w:val="28"/>
          <w:szCs w:val="28"/>
        </w:rPr>
        <w:t>the Moises’</w:t>
      </w:r>
      <w:r>
        <w:rPr>
          <w:rFonts w:ascii="Adobe Garamond Pro" w:hAnsi="Adobe Garamond Pro"/>
          <w:sz w:val="28"/>
          <w:szCs w:val="28"/>
        </w:rPr>
        <w:t xml:space="preserve"> lawful power of attorney was fraudulent and refused to honor it. Notwithstanding, </w:t>
      </w:r>
      <w:r w:rsidR="0027427B">
        <w:rPr>
          <w:rFonts w:ascii="Adobe Garamond Pro" w:hAnsi="Adobe Garamond Pro"/>
          <w:sz w:val="28"/>
          <w:szCs w:val="28"/>
        </w:rPr>
        <w:t>your</w:t>
      </w:r>
      <w:r w:rsidRPr="004C704D">
        <w:rPr>
          <w:rFonts w:ascii="Adobe Garamond Pro" w:hAnsi="Adobe Garamond Pro"/>
          <w:sz w:val="28"/>
          <w:szCs w:val="28"/>
        </w:rPr>
        <w:t xml:space="preserve"> general manager, Mr. Aaron Gettinger, </w:t>
      </w:r>
      <w:r>
        <w:rPr>
          <w:rFonts w:ascii="Adobe Garamond Pro" w:hAnsi="Adobe Garamond Pro"/>
          <w:sz w:val="28"/>
          <w:szCs w:val="28"/>
        </w:rPr>
        <w:t>eventually agreed</w:t>
      </w:r>
      <w:r w:rsidRPr="004C704D">
        <w:rPr>
          <w:rFonts w:ascii="Adobe Garamond Pro" w:hAnsi="Adobe Garamond Pro"/>
          <w:sz w:val="28"/>
          <w:szCs w:val="28"/>
        </w:rPr>
        <w:t xml:space="preserve"> </w:t>
      </w:r>
      <w:r>
        <w:rPr>
          <w:rFonts w:ascii="Adobe Garamond Pro" w:hAnsi="Adobe Garamond Pro"/>
          <w:sz w:val="28"/>
          <w:szCs w:val="28"/>
        </w:rPr>
        <w:t>that</w:t>
      </w:r>
      <w:r w:rsidRPr="004C704D">
        <w:rPr>
          <w:rFonts w:ascii="Adobe Garamond Pro" w:hAnsi="Adobe Garamond Pro"/>
          <w:sz w:val="28"/>
          <w:szCs w:val="28"/>
        </w:rPr>
        <w:t xml:space="preserve"> a remote sale would be organized, yet no follow-up communication occurred to initiate this process.</w:t>
      </w:r>
    </w:p>
    <w:p w14:paraId="5EB74860" w14:textId="77777777" w:rsidR="004159E2" w:rsidRPr="004C704D" w:rsidRDefault="004159E2" w:rsidP="004159E2">
      <w:pPr>
        <w:spacing w:after="240"/>
        <w:ind w:left="360"/>
        <w:jc w:val="both"/>
        <w:rPr>
          <w:rFonts w:ascii="Adobe Garamond Pro" w:hAnsi="Adobe Garamond Pro"/>
          <w:sz w:val="28"/>
          <w:szCs w:val="28"/>
        </w:rPr>
      </w:pPr>
      <w:r w:rsidRPr="00EB64B0">
        <w:rPr>
          <w:rFonts w:ascii="Adobe Garamond Pro" w:hAnsi="Adobe Garamond Pro"/>
          <w:b/>
          <w:bCs/>
          <w:sz w:val="28"/>
          <w:szCs w:val="28"/>
        </w:rPr>
        <w:t>Monday, January 29</w:t>
      </w:r>
      <w:r w:rsidRPr="00EB64B0">
        <w:rPr>
          <w:rFonts w:ascii="Adobe Garamond Pro" w:hAnsi="Adobe Garamond Pro"/>
          <w:b/>
          <w:bCs/>
          <w:sz w:val="28"/>
          <w:szCs w:val="28"/>
          <w:vertAlign w:val="superscript"/>
        </w:rPr>
        <w:t>th</w:t>
      </w:r>
      <w:r w:rsidRPr="004C704D">
        <w:rPr>
          <w:rFonts w:ascii="Adobe Garamond Pro" w:hAnsi="Adobe Garamond Pro"/>
          <w:sz w:val="28"/>
          <w:szCs w:val="28"/>
        </w:rPr>
        <w:t xml:space="preserve">: </w:t>
      </w:r>
      <w:r>
        <w:rPr>
          <w:rFonts w:ascii="Adobe Garamond Pro" w:hAnsi="Adobe Garamond Pro"/>
          <w:sz w:val="28"/>
          <w:szCs w:val="28"/>
        </w:rPr>
        <w:t>Dr. Moise</w:t>
      </w:r>
      <w:r w:rsidRPr="004C704D">
        <w:rPr>
          <w:rFonts w:ascii="Adobe Garamond Pro" w:hAnsi="Adobe Garamond Pro"/>
          <w:sz w:val="28"/>
          <w:szCs w:val="28"/>
        </w:rPr>
        <w:t xml:space="preserve"> notified your salesperson, Kim, of </w:t>
      </w:r>
      <w:r>
        <w:rPr>
          <w:rFonts w:ascii="Adobe Garamond Pro" w:hAnsi="Adobe Garamond Pro"/>
          <w:sz w:val="28"/>
          <w:szCs w:val="28"/>
        </w:rPr>
        <w:t>the D</w:t>
      </w:r>
      <w:r w:rsidRPr="004C704D">
        <w:rPr>
          <w:rFonts w:ascii="Adobe Garamond Pro" w:hAnsi="Adobe Garamond Pro"/>
          <w:sz w:val="28"/>
          <w:szCs w:val="28"/>
        </w:rPr>
        <w:t>ealership</w:t>
      </w:r>
      <w:r>
        <w:rPr>
          <w:rFonts w:ascii="Adobe Garamond Pro" w:hAnsi="Adobe Garamond Pro"/>
          <w:sz w:val="28"/>
          <w:szCs w:val="28"/>
        </w:rPr>
        <w:t>’s failure to contact him</w:t>
      </w:r>
      <w:r w:rsidRPr="004C704D">
        <w:rPr>
          <w:rFonts w:ascii="Adobe Garamond Pro" w:hAnsi="Adobe Garamond Pro"/>
          <w:sz w:val="28"/>
          <w:szCs w:val="28"/>
        </w:rPr>
        <w:t xml:space="preserve"> and </w:t>
      </w:r>
      <w:proofErr w:type="gramStart"/>
      <w:r w:rsidRPr="004C704D">
        <w:rPr>
          <w:rFonts w:ascii="Adobe Garamond Pro" w:hAnsi="Adobe Garamond Pro"/>
          <w:sz w:val="28"/>
          <w:szCs w:val="28"/>
        </w:rPr>
        <w:t>made arrangements</w:t>
      </w:r>
      <w:proofErr w:type="gramEnd"/>
      <w:r w:rsidRPr="004C704D">
        <w:rPr>
          <w:rFonts w:ascii="Adobe Garamond Pro" w:hAnsi="Adobe Garamond Pro"/>
          <w:sz w:val="28"/>
          <w:szCs w:val="28"/>
        </w:rPr>
        <w:t xml:space="preserve"> to complete the sale in person on January 30</w:t>
      </w:r>
      <w:r w:rsidRPr="00BB7601">
        <w:rPr>
          <w:rFonts w:ascii="Adobe Garamond Pro" w:hAnsi="Adobe Garamond Pro"/>
          <w:sz w:val="28"/>
          <w:szCs w:val="28"/>
          <w:vertAlign w:val="superscript"/>
        </w:rPr>
        <w:t>th</w:t>
      </w:r>
      <w:r w:rsidRPr="004C704D">
        <w:rPr>
          <w:rFonts w:ascii="Adobe Garamond Pro" w:hAnsi="Adobe Garamond Pro"/>
          <w:sz w:val="28"/>
          <w:szCs w:val="28"/>
        </w:rPr>
        <w:t>.</w:t>
      </w:r>
    </w:p>
    <w:p w14:paraId="38606743" w14:textId="415C249E" w:rsidR="004159E2" w:rsidRPr="004C704D" w:rsidRDefault="004159E2" w:rsidP="004159E2">
      <w:pPr>
        <w:spacing w:after="240"/>
        <w:ind w:left="360"/>
        <w:jc w:val="both"/>
        <w:rPr>
          <w:rFonts w:ascii="Adobe Garamond Pro" w:hAnsi="Adobe Garamond Pro"/>
          <w:sz w:val="28"/>
          <w:szCs w:val="28"/>
        </w:rPr>
      </w:pPr>
      <w:r w:rsidRPr="00EB64B0">
        <w:rPr>
          <w:rFonts w:ascii="Adobe Garamond Pro" w:hAnsi="Adobe Garamond Pro"/>
          <w:b/>
          <w:bCs/>
          <w:sz w:val="28"/>
          <w:szCs w:val="28"/>
        </w:rPr>
        <w:t>Tuesday, January 30</w:t>
      </w:r>
      <w:r w:rsidRPr="00EB64B0">
        <w:rPr>
          <w:rFonts w:ascii="Adobe Garamond Pro" w:hAnsi="Adobe Garamond Pro"/>
          <w:b/>
          <w:bCs/>
          <w:sz w:val="28"/>
          <w:szCs w:val="28"/>
          <w:vertAlign w:val="superscript"/>
        </w:rPr>
        <w:t>th</w:t>
      </w:r>
      <w:r w:rsidRPr="004C704D">
        <w:rPr>
          <w:rFonts w:ascii="Adobe Garamond Pro" w:hAnsi="Adobe Garamond Pro"/>
          <w:sz w:val="28"/>
          <w:szCs w:val="28"/>
        </w:rPr>
        <w:t>: Despite providing ample evidence of</w:t>
      </w:r>
      <w:r>
        <w:rPr>
          <w:rFonts w:ascii="Adobe Garamond Pro" w:hAnsi="Adobe Garamond Pro"/>
          <w:sz w:val="28"/>
          <w:szCs w:val="28"/>
        </w:rPr>
        <w:t xml:space="preserve"> his financial wherewithal and resources</w:t>
      </w:r>
      <w:r w:rsidRPr="004C704D">
        <w:rPr>
          <w:rFonts w:ascii="Adobe Garamond Pro" w:hAnsi="Adobe Garamond Pro"/>
          <w:sz w:val="28"/>
          <w:szCs w:val="28"/>
        </w:rPr>
        <w:t xml:space="preserve">, </w:t>
      </w:r>
      <w:r w:rsidR="0027427B">
        <w:rPr>
          <w:rFonts w:ascii="Adobe Garamond Pro" w:hAnsi="Adobe Garamond Pro"/>
          <w:sz w:val="28"/>
          <w:szCs w:val="28"/>
        </w:rPr>
        <w:t>Dr. Moise</w:t>
      </w:r>
      <w:r w:rsidRPr="004C704D">
        <w:rPr>
          <w:rFonts w:ascii="Adobe Garamond Pro" w:hAnsi="Adobe Garamond Pro"/>
          <w:sz w:val="28"/>
          <w:szCs w:val="28"/>
        </w:rPr>
        <w:t xml:space="preserve"> discovered his credit had been run without </w:t>
      </w:r>
      <w:r w:rsidRPr="004C704D">
        <w:rPr>
          <w:rFonts w:ascii="Adobe Garamond Pro" w:hAnsi="Adobe Garamond Pro"/>
          <w:sz w:val="28"/>
          <w:szCs w:val="28"/>
        </w:rPr>
        <w:lastRenderedPageBreak/>
        <w:t>consent</w:t>
      </w:r>
      <w:r>
        <w:rPr>
          <w:rFonts w:ascii="Adobe Garamond Pro" w:hAnsi="Adobe Garamond Pro"/>
          <w:sz w:val="28"/>
          <w:szCs w:val="28"/>
        </w:rPr>
        <w:t xml:space="preserve"> </w:t>
      </w:r>
      <w:r w:rsidR="0027427B">
        <w:rPr>
          <w:rFonts w:ascii="Adobe Garamond Pro" w:hAnsi="Adobe Garamond Pro"/>
          <w:sz w:val="28"/>
          <w:szCs w:val="28"/>
        </w:rPr>
        <w:t>due</w:t>
      </w:r>
      <w:r>
        <w:rPr>
          <w:rFonts w:ascii="Adobe Garamond Pro" w:hAnsi="Adobe Garamond Pro"/>
          <w:sz w:val="28"/>
          <w:szCs w:val="28"/>
        </w:rPr>
        <w:t xml:space="preserve"> </w:t>
      </w:r>
      <w:r w:rsidR="0027427B">
        <w:rPr>
          <w:rFonts w:ascii="Adobe Garamond Pro" w:hAnsi="Adobe Garamond Pro"/>
          <w:sz w:val="28"/>
          <w:szCs w:val="28"/>
        </w:rPr>
        <w:t>to</w:t>
      </w:r>
      <w:r>
        <w:rPr>
          <w:rFonts w:ascii="Adobe Garamond Pro" w:hAnsi="Adobe Garamond Pro"/>
          <w:sz w:val="28"/>
          <w:szCs w:val="28"/>
        </w:rPr>
        <w:t xml:space="preserve"> his race</w:t>
      </w:r>
      <w:r w:rsidRPr="004C704D">
        <w:rPr>
          <w:rFonts w:ascii="Adobe Garamond Pro" w:hAnsi="Adobe Garamond Pro"/>
          <w:sz w:val="28"/>
          <w:szCs w:val="28"/>
        </w:rPr>
        <w:t xml:space="preserve">. </w:t>
      </w:r>
      <w:r>
        <w:rPr>
          <w:rFonts w:ascii="Adobe Garamond Pro" w:hAnsi="Adobe Garamond Pro"/>
          <w:sz w:val="28"/>
          <w:szCs w:val="28"/>
        </w:rPr>
        <w:t>Notwithstanding, a</w:t>
      </w:r>
      <w:r w:rsidRPr="004C704D">
        <w:rPr>
          <w:rFonts w:ascii="Adobe Garamond Pro" w:hAnsi="Adobe Garamond Pro"/>
          <w:sz w:val="28"/>
          <w:szCs w:val="28"/>
        </w:rPr>
        <w:t xml:space="preserve"> sale</w:t>
      </w:r>
      <w:r w:rsidR="001374E6">
        <w:rPr>
          <w:rFonts w:ascii="Adobe Garamond Pro" w:hAnsi="Adobe Garamond Pro"/>
          <w:sz w:val="28"/>
          <w:szCs w:val="28"/>
        </w:rPr>
        <w:t xml:space="preserve"> </w:t>
      </w:r>
      <w:r w:rsidRPr="004C704D">
        <w:rPr>
          <w:rFonts w:ascii="Adobe Garamond Pro" w:hAnsi="Adobe Garamond Pro"/>
          <w:sz w:val="28"/>
          <w:szCs w:val="28"/>
        </w:rPr>
        <w:t xml:space="preserve">was eventually </w:t>
      </w:r>
      <w:r w:rsidR="00DC3239">
        <w:rPr>
          <w:rFonts w:ascii="Adobe Garamond Pro" w:hAnsi="Adobe Garamond Pro"/>
          <w:sz w:val="28"/>
          <w:szCs w:val="28"/>
        </w:rPr>
        <w:t>consummated</w:t>
      </w:r>
      <w:r w:rsidR="001374E6">
        <w:rPr>
          <w:rFonts w:ascii="Adobe Garamond Pro" w:hAnsi="Adobe Garamond Pro"/>
          <w:sz w:val="28"/>
          <w:szCs w:val="28"/>
        </w:rPr>
        <w:t>.</w:t>
      </w:r>
      <w:r>
        <w:rPr>
          <w:rFonts w:ascii="Adobe Garamond Pro" w:hAnsi="Adobe Garamond Pro"/>
          <w:sz w:val="28"/>
          <w:szCs w:val="28"/>
        </w:rPr>
        <w:t xml:space="preserve"> Exercising his First Amendment rights, Dr. Moise</w:t>
      </w:r>
      <w:r w:rsidR="001374E6">
        <w:rPr>
          <w:rFonts w:ascii="Adobe Garamond Pro" w:hAnsi="Adobe Garamond Pro"/>
          <w:sz w:val="28"/>
          <w:szCs w:val="28"/>
        </w:rPr>
        <w:t xml:space="preserve"> later</w:t>
      </w:r>
      <w:r>
        <w:rPr>
          <w:rFonts w:ascii="Adobe Garamond Pro" w:hAnsi="Adobe Garamond Pro"/>
          <w:sz w:val="28"/>
          <w:szCs w:val="28"/>
        </w:rPr>
        <w:t xml:space="preserve"> left a</w:t>
      </w:r>
      <w:r w:rsidR="001374E6">
        <w:rPr>
          <w:rFonts w:ascii="Adobe Garamond Pro" w:hAnsi="Adobe Garamond Pro"/>
          <w:sz w:val="28"/>
          <w:szCs w:val="28"/>
        </w:rPr>
        <w:t xml:space="preserve"> fair and </w:t>
      </w:r>
      <w:r>
        <w:rPr>
          <w:rFonts w:ascii="Adobe Garamond Pro" w:hAnsi="Adobe Garamond Pro"/>
          <w:sz w:val="28"/>
          <w:szCs w:val="28"/>
        </w:rPr>
        <w:t xml:space="preserve">truthful review of the Dealership </w:t>
      </w:r>
      <w:r w:rsidR="001374E6">
        <w:rPr>
          <w:rFonts w:ascii="Adobe Garamond Pro" w:hAnsi="Adobe Garamond Pro"/>
          <w:sz w:val="28"/>
          <w:szCs w:val="28"/>
        </w:rPr>
        <w:t>on Google noting</w:t>
      </w:r>
      <w:r>
        <w:rPr>
          <w:rFonts w:ascii="Adobe Garamond Pro" w:hAnsi="Adobe Garamond Pro"/>
          <w:sz w:val="28"/>
          <w:szCs w:val="28"/>
        </w:rPr>
        <w:t xml:space="preserve"> the racial animus exhibited by </w:t>
      </w:r>
      <w:r w:rsidR="00DC3239">
        <w:rPr>
          <w:rFonts w:ascii="Adobe Garamond Pro" w:hAnsi="Adobe Garamond Pro"/>
          <w:sz w:val="28"/>
          <w:szCs w:val="28"/>
        </w:rPr>
        <w:t>its</w:t>
      </w:r>
      <w:r>
        <w:rPr>
          <w:rFonts w:ascii="Adobe Garamond Pro" w:hAnsi="Adobe Garamond Pro"/>
          <w:sz w:val="28"/>
          <w:szCs w:val="28"/>
        </w:rPr>
        <w:t xml:space="preserve"> staff.</w:t>
      </w:r>
    </w:p>
    <w:p w14:paraId="65664DC1" w14:textId="2B923CE4" w:rsidR="004159E2" w:rsidRPr="000A0633" w:rsidRDefault="004159E2" w:rsidP="004159E2">
      <w:pPr>
        <w:spacing w:after="240"/>
        <w:ind w:left="360"/>
        <w:jc w:val="both"/>
        <w:rPr>
          <w:rFonts w:ascii="Adobe Garamond Pro" w:hAnsi="Adobe Garamond Pro"/>
          <w:sz w:val="28"/>
          <w:szCs w:val="28"/>
        </w:rPr>
      </w:pPr>
      <w:r w:rsidRPr="00EB64B0">
        <w:rPr>
          <w:rFonts w:ascii="Adobe Garamond Pro" w:hAnsi="Adobe Garamond Pro"/>
          <w:b/>
          <w:bCs/>
          <w:sz w:val="28"/>
          <w:szCs w:val="28"/>
        </w:rPr>
        <w:t>Wednesday, January 31</w:t>
      </w:r>
      <w:r w:rsidRPr="00EB64B0">
        <w:rPr>
          <w:rFonts w:ascii="Adobe Garamond Pro" w:hAnsi="Adobe Garamond Pro"/>
          <w:b/>
          <w:bCs/>
          <w:sz w:val="28"/>
          <w:szCs w:val="28"/>
          <w:vertAlign w:val="superscript"/>
        </w:rPr>
        <w:t>s</w:t>
      </w:r>
      <w:r w:rsidRPr="00EB64B0">
        <w:rPr>
          <w:rFonts w:ascii="Adobe Garamond Pro" w:hAnsi="Adobe Garamond Pro"/>
          <w:sz w:val="28"/>
          <w:szCs w:val="28"/>
          <w:vertAlign w:val="superscript"/>
        </w:rPr>
        <w:t>t</w:t>
      </w:r>
      <w:r w:rsidRPr="004C704D">
        <w:rPr>
          <w:rFonts w:ascii="Adobe Garamond Pro" w:hAnsi="Adobe Garamond Pro"/>
          <w:sz w:val="28"/>
          <w:szCs w:val="28"/>
        </w:rPr>
        <w:t xml:space="preserve">: General Manager </w:t>
      </w:r>
      <w:r>
        <w:rPr>
          <w:rFonts w:ascii="Adobe Garamond Pro" w:hAnsi="Adobe Garamond Pro"/>
          <w:sz w:val="28"/>
          <w:szCs w:val="28"/>
        </w:rPr>
        <w:t>Aaron Gettinger</w:t>
      </w:r>
      <w:r w:rsidRPr="004C704D">
        <w:rPr>
          <w:rFonts w:ascii="Adobe Garamond Pro" w:hAnsi="Adobe Garamond Pro"/>
          <w:sz w:val="28"/>
          <w:szCs w:val="28"/>
        </w:rPr>
        <w:t xml:space="preserve"> contacted my client about </w:t>
      </w:r>
      <w:r>
        <w:rPr>
          <w:rFonts w:ascii="Adobe Garamond Pro" w:hAnsi="Adobe Garamond Pro"/>
          <w:sz w:val="28"/>
          <w:szCs w:val="28"/>
        </w:rPr>
        <w:t>his truthful online review</w:t>
      </w:r>
      <w:r w:rsidRPr="004C704D">
        <w:rPr>
          <w:rFonts w:ascii="Adobe Garamond Pro" w:hAnsi="Adobe Garamond Pro"/>
          <w:sz w:val="28"/>
          <w:szCs w:val="28"/>
        </w:rPr>
        <w:t xml:space="preserve">. Mr. </w:t>
      </w:r>
      <w:r>
        <w:rPr>
          <w:rFonts w:ascii="Adobe Garamond Pro" w:hAnsi="Adobe Garamond Pro"/>
          <w:sz w:val="28"/>
          <w:szCs w:val="28"/>
        </w:rPr>
        <w:t>Gettinger</w:t>
      </w:r>
      <w:r w:rsidRPr="004C704D">
        <w:rPr>
          <w:rFonts w:ascii="Adobe Garamond Pro" w:hAnsi="Adobe Garamond Pro"/>
          <w:sz w:val="28"/>
          <w:szCs w:val="28"/>
        </w:rPr>
        <w:t xml:space="preserve"> attempted to negotiate the removal of specific commentary regarding racial profiling, subsequently threatening to withhold the vehicle</w:t>
      </w:r>
      <w:r>
        <w:rPr>
          <w:rFonts w:ascii="Adobe Garamond Pro" w:hAnsi="Adobe Garamond Pro"/>
          <w:sz w:val="28"/>
          <w:szCs w:val="28"/>
        </w:rPr>
        <w:t xml:space="preserve"> </w:t>
      </w:r>
      <w:r w:rsidR="001374E6">
        <w:rPr>
          <w:rFonts w:ascii="Adobe Garamond Pro" w:hAnsi="Adobe Garamond Pro"/>
          <w:sz w:val="28"/>
          <w:szCs w:val="28"/>
        </w:rPr>
        <w:t xml:space="preserve">in retaliation </w:t>
      </w:r>
      <w:r>
        <w:rPr>
          <w:rFonts w:ascii="Adobe Garamond Pro" w:hAnsi="Adobe Garamond Pro"/>
          <w:sz w:val="28"/>
          <w:szCs w:val="28"/>
        </w:rPr>
        <w:t xml:space="preserve">if the demands were not met. </w:t>
      </w:r>
      <w:r w:rsidRPr="000A0633">
        <w:rPr>
          <w:rFonts w:ascii="Adobe Garamond Pro" w:hAnsi="Adobe Garamond Pro"/>
          <w:sz w:val="28"/>
          <w:szCs w:val="28"/>
        </w:rPr>
        <w:t xml:space="preserve">Later, a </w:t>
      </w:r>
      <w:r w:rsidR="00FE678D">
        <w:rPr>
          <w:rFonts w:ascii="Adobe Garamond Pro" w:hAnsi="Adobe Garamond Pro"/>
          <w:sz w:val="28"/>
          <w:szCs w:val="28"/>
        </w:rPr>
        <w:t>telling</w:t>
      </w:r>
      <w:r w:rsidRPr="000A0633">
        <w:rPr>
          <w:rFonts w:ascii="Adobe Garamond Pro" w:hAnsi="Adobe Garamond Pro"/>
          <w:sz w:val="28"/>
          <w:szCs w:val="28"/>
        </w:rPr>
        <w:t xml:space="preserve"> voicemail to </w:t>
      </w:r>
      <w:r w:rsidR="007E0EF8">
        <w:rPr>
          <w:rFonts w:ascii="Adobe Garamond Pro" w:hAnsi="Adobe Garamond Pro"/>
          <w:sz w:val="28"/>
          <w:szCs w:val="28"/>
        </w:rPr>
        <w:t>Mrs. Moise</w:t>
      </w:r>
      <w:r w:rsidRPr="000A0633">
        <w:rPr>
          <w:rFonts w:ascii="Adobe Garamond Pro" w:hAnsi="Adobe Garamond Pro"/>
          <w:sz w:val="28"/>
          <w:szCs w:val="28"/>
        </w:rPr>
        <w:t xml:space="preserve"> from </w:t>
      </w:r>
      <w:r w:rsidR="00DC3239">
        <w:rPr>
          <w:rFonts w:ascii="Adobe Garamond Pro" w:hAnsi="Adobe Garamond Pro"/>
          <w:sz w:val="28"/>
          <w:szCs w:val="28"/>
        </w:rPr>
        <w:t xml:space="preserve">another </w:t>
      </w:r>
      <w:r w:rsidRPr="000A0633">
        <w:rPr>
          <w:rFonts w:ascii="Adobe Garamond Pro" w:hAnsi="Adobe Garamond Pro"/>
          <w:sz w:val="28"/>
          <w:szCs w:val="28"/>
        </w:rPr>
        <w:t>manager</w:t>
      </w:r>
      <w:r w:rsidR="00FE678D">
        <w:rPr>
          <w:rFonts w:ascii="Adobe Garamond Pro" w:hAnsi="Adobe Garamond Pro"/>
          <w:sz w:val="28"/>
          <w:szCs w:val="28"/>
        </w:rPr>
        <w:t xml:space="preserve"> at Jaguar Hartford</w:t>
      </w:r>
      <w:r w:rsidR="00DC3239">
        <w:rPr>
          <w:rFonts w:ascii="Adobe Garamond Pro" w:hAnsi="Adobe Garamond Pro"/>
          <w:sz w:val="28"/>
          <w:szCs w:val="28"/>
        </w:rPr>
        <w:t>,</w:t>
      </w:r>
      <w:r w:rsidRPr="000A0633">
        <w:rPr>
          <w:rFonts w:ascii="Adobe Garamond Pro" w:hAnsi="Adobe Garamond Pro"/>
          <w:sz w:val="28"/>
          <w:szCs w:val="28"/>
        </w:rPr>
        <w:t xml:space="preserve"> Kyle</w:t>
      </w:r>
      <w:r w:rsidR="00DC3239">
        <w:rPr>
          <w:rFonts w:ascii="Adobe Garamond Pro" w:hAnsi="Adobe Garamond Pro"/>
          <w:sz w:val="28"/>
          <w:szCs w:val="28"/>
        </w:rPr>
        <w:t>,</w:t>
      </w:r>
      <w:r w:rsidR="00E517B2">
        <w:rPr>
          <w:rFonts w:ascii="Adobe Garamond Pro" w:hAnsi="Adobe Garamond Pro"/>
          <w:sz w:val="28"/>
          <w:szCs w:val="28"/>
        </w:rPr>
        <w:t xml:space="preserve"> revealed that the Dealership did not intend to honor its agreement to convey the vehicle to the Moises. </w:t>
      </w:r>
    </w:p>
    <w:p w14:paraId="20C1CBD8" w14:textId="77777777" w:rsidR="004159E2" w:rsidRPr="000A0633" w:rsidRDefault="004159E2" w:rsidP="004159E2">
      <w:pPr>
        <w:spacing w:after="240"/>
        <w:ind w:left="360"/>
        <w:jc w:val="both"/>
        <w:rPr>
          <w:rFonts w:ascii="Adobe Garamond Pro" w:hAnsi="Adobe Garamond Pro"/>
          <w:sz w:val="28"/>
          <w:szCs w:val="28"/>
        </w:rPr>
      </w:pPr>
      <w:r w:rsidRPr="0047035E">
        <w:rPr>
          <w:rFonts w:ascii="Adobe Garamond Pro" w:hAnsi="Adobe Garamond Pro"/>
          <w:b/>
          <w:bCs/>
          <w:sz w:val="28"/>
          <w:szCs w:val="28"/>
        </w:rPr>
        <w:t>Thursday, February 1st</w:t>
      </w:r>
      <w:r w:rsidRPr="000A0633">
        <w:rPr>
          <w:rFonts w:ascii="Adobe Garamond Pro" w:hAnsi="Adobe Garamond Pro"/>
          <w:sz w:val="28"/>
          <w:szCs w:val="28"/>
        </w:rPr>
        <w:t>: Mr. Gettinger</w:t>
      </w:r>
      <w:r>
        <w:rPr>
          <w:rFonts w:ascii="Adobe Garamond Pro" w:hAnsi="Adobe Garamond Pro"/>
          <w:sz w:val="28"/>
          <w:szCs w:val="28"/>
        </w:rPr>
        <w:t xml:space="preserve"> repeatedly and disruptively</w:t>
      </w:r>
      <w:r w:rsidRPr="000A0633">
        <w:rPr>
          <w:rFonts w:ascii="Adobe Garamond Pro" w:hAnsi="Adobe Garamond Pro"/>
          <w:sz w:val="28"/>
          <w:szCs w:val="28"/>
        </w:rPr>
        <w:t xml:space="preserve"> </w:t>
      </w:r>
      <w:r>
        <w:rPr>
          <w:rFonts w:ascii="Adobe Garamond Pro" w:hAnsi="Adobe Garamond Pro"/>
          <w:sz w:val="28"/>
          <w:szCs w:val="28"/>
        </w:rPr>
        <w:t>telephoned Dr. Moise. Dr. Moise</w:t>
      </w:r>
      <w:r w:rsidRPr="000A0633">
        <w:rPr>
          <w:rFonts w:ascii="Adobe Garamond Pro" w:hAnsi="Adobe Garamond Pro"/>
          <w:sz w:val="28"/>
          <w:szCs w:val="28"/>
        </w:rPr>
        <w:t xml:space="preserve"> reiterated his preference for written communication and confirmed his intention to pick up the vehicle in person.</w:t>
      </w:r>
    </w:p>
    <w:p w14:paraId="45B5D212" w14:textId="15D0FEFA" w:rsidR="004159E2" w:rsidRPr="000A0633" w:rsidRDefault="004159E2" w:rsidP="00430F91">
      <w:pPr>
        <w:spacing w:after="240"/>
        <w:ind w:left="360"/>
        <w:jc w:val="both"/>
        <w:rPr>
          <w:rFonts w:ascii="Adobe Garamond Pro" w:hAnsi="Adobe Garamond Pro"/>
          <w:sz w:val="28"/>
          <w:szCs w:val="28"/>
        </w:rPr>
      </w:pPr>
      <w:r w:rsidRPr="0047035E">
        <w:rPr>
          <w:rFonts w:ascii="Adobe Garamond Pro" w:hAnsi="Adobe Garamond Pro"/>
          <w:b/>
          <w:bCs/>
          <w:sz w:val="28"/>
          <w:szCs w:val="28"/>
        </w:rPr>
        <w:t>Friday, February 2nd</w:t>
      </w:r>
      <w:r w:rsidRPr="000A0633">
        <w:rPr>
          <w:rFonts w:ascii="Adobe Garamond Pro" w:hAnsi="Adobe Garamond Pro"/>
          <w:sz w:val="28"/>
          <w:szCs w:val="28"/>
        </w:rPr>
        <w:t>: A series of e</w:t>
      </w:r>
      <w:r w:rsidR="00FE678D">
        <w:rPr>
          <w:rFonts w:ascii="Adobe Garamond Pro" w:hAnsi="Adobe Garamond Pro"/>
          <w:sz w:val="28"/>
          <w:szCs w:val="28"/>
        </w:rPr>
        <w:t>-</w:t>
      </w:r>
      <w:r w:rsidRPr="000A0633">
        <w:rPr>
          <w:rFonts w:ascii="Adobe Garamond Pro" w:hAnsi="Adobe Garamond Pro"/>
          <w:sz w:val="28"/>
          <w:szCs w:val="28"/>
        </w:rPr>
        <w:t>mails from Mr. Gettinger conveyed conflicting messages regarding the release of the vehicle</w:t>
      </w:r>
      <w:r w:rsidR="00375772">
        <w:rPr>
          <w:rFonts w:ascii="Adobe Garamond Pro" w:hAnsi="Adobe Garamond Pro"/>
          <w:sz w:val="28"/>
          <w:szCs w:val="28"/>
        </w:rPr>
        <w:t xml:space="preserve"> and continued the pattern of </w:t>
      </w:r>
      <w:r w:rsidR="005B64E5">
        <w:rPr>
          <w:rFonts w:ascii="Adobe Garamond Pro" w:hAnsi="Adobe Garamond Pro"/>
          <w:sz w:val="28"/>
          <w:szCs w:val="28"/>
        </w:rPr>
        <w:t xml:space="preserve">racism and </w:t>
      </w:r>
      <w:r w:rsidR="00375772">
        <w:rPr>
          <w:rFonts w:ascii="Adobe Garamond Pro" w:hAnsi="Adobe Garamond Pro"/>
          <w:sz w:val="28"/>
          <w:szCs w:val="28"/>
        </w:rPr>
        <w:t>retaliation</w:t>
      </w:r>
      <w:r w:rsidRPr="000A0633">
        <w:rPr>
          <w:rFonts w:ascii="Adobe Garamond Pro" w:hAnsi="Adobe Garamond Pro"/>
          <w:sz w:val="28"/>
          <w:szCs w:val="28"/>
        </w:rPr>
        <w:t xml:space="preserve">. </w:t>
      </w:r>
      <w:r w:rsidR="00430F91">
        <w:rPr>
          <w:rFonts w:ascii="Adobe Garamond Pro" w:hAnsi="Adobe Garamond Pro"/>
          <w:sz w:val="28"/>
          <w:szCs w:val="28"/>
        </w:rPr>
        <w:t>Once Gettinger finally assured the Moises that they could pick up their vehicle</w:t>
      </w:r>
      <w:r w:rsidRPr="000A0633">
        <w:rPr>
          <w:rFonts w:ascii="Adobe Garamond Pro" w:hAnsi="Adobe Garamond Pro"/>
          <w:sz w:val="28"/>
          <w:szCs w:val="28"/>
        </w:rPr>
        <w:t xml:space="preserve">, Mr. Gettinger refused to release it pending payment from the bank. </w:t>
      </w:r>
      <w:r w:rsidR="00430F91">
        <w:rPr>
          <w:rFonts w:ascii="Adobe Garamond Pro" w:hAnsi="Adobe Garamond Pro"/>
          <w:sz w:val="28"/>
          <w:szCs w:val="28"/>
        </w:rPr>
        <w:t>It was obvious that these shenanigans were traceable to racism</w:t>
      </w:r>
      <w:ins w:id="6" w:author="Jacqueline Carranza" w:date="2024-04-02T16:07:00Z">
        <w:r w:rsidR="006A6590">
          <w:rPr>
            <w:rFonts w:ascii="Adobe Garamond Pro" w:hAnsi="Adobe Garamond Pro"/>
            <w:sz w:val="28"/>
            <w:szCs w:val="28"/>
          </w:rPr>
          <w:t>.</w:t>
        </w:r>
      </w:ins>
      <w:del w:id="7" w:author="Jacqueline Carranza" w:date="2024-04-02T16:07:00Z">
        <w:r w:rsidR="00430F91" w:rsidDel="006A6590">
          <w:rPr>
            <w:rFonts w:ascii="Adobe Garamond Pro" w:hAnsi="Adobe Garamond Pro"/>
            <w:sz w:val="28"/>
            <w:szCs w:val="28"/>
          </w:rPr>
          <w:delText xml:space="preserve"> and that nonminority </w:delText>
        </w:r>
      </w:del>
      <w:del w:id="8" w:author="Jacqueline Carranza" w:date="2024-04-02T16:06:00Z">
        <w:r w:rsidR="00430F91" w:rsidDel="006A6590">
          <w:rPr>
            <w:rFonts w:ascii="Adobe Garamond Pro" w:hAnsi="Adobe Garamond Pro"/>
            <w:sz w:val="28"/>
            <w:szCs w:val="28"/>
          </w:rPr>
          <w:delText>Dealerhsip</w:delText>
        </w:r>
      </w:del>
      <w:del w:id="9" w:author="Jacqueline Carranza" w:date="2024-04-02T16:07:00Z">
        <w:r w:rsidR="00430F91" w:rsidDel="006A6590">
          <w:rPr>
            <w:rFonts w:ascii="Adobe Garamond Pro" w:hAnsi="Adobe Garamond Pro"/>
            <w:sz w:val="28"/>
            <w:szCs w:val="28"/>
          </w:rPr>
          <w:delText xml:space="preserve"> customers would never be treated in such fashion.</w:delText>
        </w:r>
      </w:del>
      <w:r w:rsidR="00430F91">
        <w:rPr>
          <w:rFonts w:ascii="Adobe Garamond Pro" w:hAnsi="Adobe Garamond Pro"/>
          <w:sz w:val="28"/>
          <w:szCs w:val="28"/>
        </w:rPr>
        <w:t xml:space="preserve"> </w:t>
      </w:r>
    </w:p>
    <w:p w14:paraId="6B48C3A5" w14:textId="6CA331E3" w:rsidR="004159E2" w:rsidRDefault="004159E2" w:rsidP="004159E2">
      <w:pPr>
        <w:spacing w:after="240"/>
        <w:ind w:left="360"/>
        <w:jc w:val="both"/>
        <w:rPr>
          <w:rFonts w:ascii="Adobe Garamond Pro" w:hAnsi="Adobe Garamond Pro"/>
          <w:sz w:val="28"/>
          <w:szCs w:val="28"/>
        </w:rPr>
      </w:pPr>
      <w:r w:rsidRPr="000A0633">
        <w:rPr>
          <w:rFonts w:ascii="Adobe Garamond Pro" w:hAnsi="Adobe Garamond Pro"/>
          <w:sz w:val="28"/>
          <w:szCs w:val="28"/>
        </w:rPr>
        <w:t xml:space="preserve">Later that day, </w:t>
      </w:r>
      <w:ins w:id="10" w:author="Jacqueline Carranza" w:date="2024-04-02T16:07:00Z">
        <w:r w:rsidR="006A6590">
          <w:rPr>
            <w:rFonts w:ascii="Adobe Garamond Pro" w:hAnsi="Adobe Garamond Pro"/>
            <w:sz w:val="28"/>
            <w:szCs w:val="28"/>
          </w:rPr>
          <w:t xml:space="preserve">only </w:t>
        </w:r>
      </w:ins>
      <w:r>
        <w:rPr>
          <w:rFonts w:ascii="Adobe Garamond Pro" w:hAnsi="Adobe Garamond Pro"/>
          <w:sz w:val="28"/>
          <w:szCs w:val="28"/>
        </w:rPr>
        <w:t xml:space="preserve">after </w:t>
      </w:r>
      <w:r w:rsidR="000D73D7">
        <w:rPr>
          <w:rFonts w:ascii="Adobe Garamond Pro" w:hAnsi="Adobe Garamond Pro"/>
          <w:sz w:val="28"/>
          <w:szCs w:val="28"/>
        </w:rPr>
        <w:t xml:space="preserve">Connecticut State </w:t>
      </w:r>
      <w:r w:rsidRPr="000A0633">
        <w:rPr>
          <w:rFonts w:ascii="Adobe Garamond Pro" w:hAnsi="Adobe Garamond Pro"/>
          <w:sz w:val="28"/>
          <w:szCs w:val="28"/>
        </w:rPr>
        <w:t>Senator</w:t>
      </w:r>
      <w:r>
        <w:rPr>
          <w:rFonts w:ascii="Adobe Garamond Pro" w:hAnsi="Adobe Garamond Pro"/>
          <w:sz w:val="28"/>
          <w:szCs w:val="28"/>
        </w:rPr>
        <w:t xml:space="preserve"> Marilyn</w:t>
      </w:r>
      <w:r w:rsidRPr="000A0633">
        <w:rPr>
          <w:rFonts w:ascii="Adobe Garamond Pro" w:hAnsi="Adobe Garamond Pro"/>
          <w:sz w:val="28"/>
          <w:szCs w:val="28"/>
        </w:rPr>
        <w:t xml:space="preserve"> Moor</w:t>
      </w:r>
      <w:r>
        <w:rPr>
          <w:rFonts w:ascii="Adobe Garamond Pro" w:hAnsi="Adobe Garamond Pro"/>
          <w:sz w:val="28"/>
          <w:szCs w:val="28"/>
        </w:rPr>
        <w:t>e contacted the Dealership at Dr. Moise’s request</w:t>
      </w:r>
      <w:r w:rsidRPr="000A0633">
        <w:rPr>
          <w:rFonts w:ascii="Adobe Garamond Pro" w:hAnsi="Adobe Garamond Pro"/>
          <w:sz w:val="28"/>
          <w:szCs w:val="28"/>
        </w:rPr>
        <w:t xml:space="preserve">, the </w:t>
      </w:r>
      <w:r w:rsidR="000D73D7">
        <w:rPr>
          <w:rFonts w:ascii="Adobe Garamond Pro" w:hAnsi="Adobe Garamond Pro"/>
          <w:sz w:val="28"/>
          <w:szCs w:val="28"/>
        </w:rPr>
        <w:t>D</w:t>
      </w:r>
      <w:r w:rsidRPr="000A0633">
        <w:rPr>
          <w:rFonts w:ascii="Adobe Garamond Pro" w:hAnsi="Adobe Garamond Pro"/>
          <w:sz w:val="28"/>
          <w:szCs w:val="28"/>
        </w:rPr>
        <w:t>ealership reversed its stance and agreed to release the vehicle to my client</w:t>
      </w:r>
      <w:r>
        <w:rPr>
          <w:rFonts w:ascii="Adobe Garamond Pro" w:hAnsi="Adobe Garamond Pro"/>
          <w:sz w:val="28"/>
          <w:szCs w:val="28"/>
        </w:rPr>
        <w:t>s</w:t>
      </w:r>
      <w:r w:rsidRPr="000A0633">
        <w:rPr>
          <w:rFonts w:ascii="Adobe Garamond Pro" w:hAnsi="Adobe Garamond Pro"/>
          <w:sz w:val="28"/>
          <w:szCs w:val="28"/>
        </w:rPr>
        <w:t xml:space="preserve">. </w:t>
      </w:r>
      <w:r>
        <w:rPr>
          <w:rFonts w:ascii="Adobe Garamond Pro" w:hAnsi="Adobe Garamond Pro"/>
          <w:sz w:val="28"/>
          <w:szCs w:val="28"/>
        </w:rPr>
        <w:t xml:space="preserve">The Dealership could not justify its conduct to Senator Moore. </w:t>
      </w:r>
    </w:p>
    <w:p w14:paraId="6186793D" w14:textId="77777777" w:rsidR="004159E2" w:rsidRPr="002515D2" w:rsidRDefault="004159E2" w:rsidP="004159E2">
      <w:pPr>
        <w:pStyle w:val="ListParagraph"/>
        <w:numPr>
          <w:ilvl w:val="0"/>
          <w:numId w:val="1"/>
        </w:numPr>
        <w:spacing w:after="240"/>
        <w:jc w:val="both"/>
        <w:rPr>
          <w:rFonts w:ascii="Adobe Garamond Pro" w:hAnsi="Adobe Garamond Pro"/>
          <w:b/>
          <w:bCs/>
          <w:sz w:val="28"/>
          <w:szCs w:val="28"/>
          <w:u w:val="single"/>
        </w:rPr>
      </w:pPr>
      <w:r>
        <w:rPr>
          <w:rFonts w:ascii="Adobe Garamond Pro" w:hAnsi="Adobe Garamond Pro"/>
          <w:b/>
          <w:bCs/>
          <w:sz w:val="28"/>
          <w:szCs w:val="28"/>
          <w:u w:val="single"/>
        </w:rPr>
        <w:t>JLR’s</w:t>
      </w:r>
      <w:r w:rsidRPr="002515D2">
        <w:rPr>
          <w:rFonts w:ascii="Adobe Garamond Pro" w:hAnsi="Adobe Garamond Pro"/>
          <w:b/>
          <w:bCs/>
          <w:sz w:val="28"/>
          <w:szCs w:val="28"/>
          <w:u w:val="single"/>
        </w:rPr>
        <w:t xml:space="preserve"> Conduct Violates the Law </w:t>
      </w:r>
    </w:p>
    <w:p w14:paraId="5B81E0CD" w14:textId="57C66711" w:rsidR="004159E2" w:rsidRDefault="004159E2" w:rsidP="002A7A58">
      <w:pPr>
        <w:spacing w:after="240"/>
        <w:ind w:firstLine="360"/>
        <w:jc w:val="both"/>
        <w:rPr>
          <w:rFonts w:ascii="Adobe Garamond Pro" w:hAnsi="Adobe Garamond Pro"/>
          <w:sz w:val="28"/>
          <w:szCs w:val="28"/>
        </w:rPr>
      </w:pPr>
      <w:r>
        <w:rPr>
          <w:rFonts w:ascii="Adobe Garamond Pro" w:hAnsi="Adobe Garamond Pro"/>
          <w:sz w:val="28"/>
          <w:szCs w:val="28"/>
        </w:rPr>
        <w:t xml:space="preserve">This incident illustrates JLR’s disregard for </w:t>
      </w:r>
      <w:del w:id="11" w:author="Jacqueline Carranza" w:date="2024-04-03T15:18:00Z">
        <w:r w:rsidDel="00BD247B">
          <w:rPr>
            <w:rFonts w:ascii="Adobe Garamond Pro" w:hAnsi="Adobe Garamond Pro"/>
            <w:sz w:val="28"/>
            <w:szCs w:val="28"/>
          </w:rPr>
          <w:delText>public accommodations</w:delText>
        </w:r>
      </w:del>
      <w:ins w:id="12" w:author="Jacqueline Carranza" w:date="2024-04-03T15:18:00Z">
        <w:r w:rsidR="00BD247B">
          <w:rPr>
            <w:rFonts w:ascii="Adobe Garamond Pro" w:hAnsi="Adobe Garamond Pro"/>
            <w:sz w:val="28"/>
            <w:szCs w:val="28"/>
          </w:rPr>
          <w:t>anti-discrimination</w:t>
        </w:r>
      </w:ins>
      <w:r>
        <w:rPr>
          <w:rFonts w:ascii="Adobe Garamond Pro" w:hAnsi="Adobe Garamond Pro"/>
          <w:sz w:val="28"/>
          <w:szCs w:val="28"/>
        </w:rPr>
        <w:t xml:space="preserve"> law despite its own rhetoric. In </w:t>
      </w:r>
      <w:r w:rsidRPr="008868F2">
        <w:rPr>
          <w:rFonts w:ascii="Adobe Garamond Pro" w:hAnsi="Adobe Garamond Pro"/>
          <w:sz w:val="28"/>
          <w:szCs w:val="28"/>
        </w:rPr>
        <w:t>t</w:t>
      </w:r>
      <w:r>
        <w:rPr>
          <w:rFonts w:ascii="Adobe Garamond Pro" w:hAnsi="Adobe Garamond Pro"/>
          <w:sz w:val="28"/>
          <w:szCs w:val="28"/>
        </w:rPr>
        <w:t xml:space="preserve">his case, the Dealership’s conduct toward the Moises was </w:t>
      </w:r>
      <w:del w:id="13" w:author="Jacqueline Carranza" w:date="2024-04-02T16:08:00Z">
        <w:r w:rsidR="00580A87" w:rsidDel="006A6590">
          <w:rPr>
            <w:rFonts w:ascii="Adobe Garamond Pro" w:hAnsi="Adobe Garamond Pro"/>
            <w:sz w:val="28"/>
            <w:szCs w:val="28"/>
          </w:rPr>
          <w:delText>discriminatory</w:delText>
        </w:r>
        <w:r w:rsidDel="006A6590">
          <w:rPr>
            <w:rFonts w:ascii="Adobe Garamond Pro" w:hAnsi="Adobe Garamond Pro"/>
            <w:sz w:val="28"/>
            <w:szCs w:val="28"/>
          </w:rPr>
          <w:delText xml:space="preserve"> and</w:delText>
        </w:r>
      </w:del>
      <w:ins w:id="14" w:author="Jacqueline Carranza" w:date="2024-04-02T16:08:00Z">
        <w:r w:rsidR="006A6590">
          <w:rPr>
            <w:rFonts w:ascii="Adobe Garamond Pro" w:hAnsi="Adobe Garamond Pro"/>
            <w:sz w:val="28"/>
            <w:szCs w:val="28"/>
          </w:rPr>
          <w:t>blatant and intentional discrimination tha</w:t>
        </w:r>
      </w:ins>
      <w:ins w:id="15" w:author="Jacqueline Carranza" w:date="2024-04-02T16:09:00Z">
        <w:r w:rsidR="006A6590">
          <w:rPr>
            <w:rFonts w:ascii="Adobe Garamond Pro" w:hAnsi="Adobe Garamond Pro"/>
            <w:sz w:val="28"/>
            <w:szCs w:val="28"/>
          </w:rPr>
          <w:t>t</w:t>
        </w:r>
      </w:ins>
      <w:r>
        <w:rPr>
          <w:rFonts w:ascii="Adobe Garamond Pro" w:hAnsi="Adobe Garamond Pro"/>
          <w:sz w:val="28"/>
          <w:szCs w:val="28"/>
        </w:rPr>
        <w:t xml:space="preserve"> violated the laws of the United States and Connecticut. </w:t>
      </w:r>
    </w:p>
    <w:p w14:paraId="4EE12CB6" w14:textId="77777777" w:rsidR="00C47AC4" w:rsidRDefault="00C47AC4" w:rsidP="002A7A58">
      <w:pPr>
        <w:spacing w:after="240"/>
        <w:ind w:firstLine="360"/>
        <w:jc w:val="both"/>
        <w:rPr>
          <w:rFonts w:ascii="Adobe Garamond Pro" w:hAnsi="Adobe Garamond Pro"/>
          <w:sz w:val="28"/>
          <w:szCs w:val="28"/>
        </w:rPr>
      </w:pPr>
    </w:p>
    <w:p w14:paraId="707AB715" w14:textId="77777777" w:rsidR="00C47AC4" w:rsidRPr="008868F2" w:rsidRDefault="00C47AC4" w:rsidP="002A7A58">
      <w:pPr>
        <w:spacing w:after="240"/>
        <w:ind w:firstLine="360"/>
        <w:jc w:val="both"/>
        <w:rPr>
          <w:rFonts w:ascii="Adobe Garamond Pro" w:hAnsi="Adobe Garamond Pro"/>
          <w:sz w:val="28"/>
          <w:szCs w:val="28"/>
        </w:rPr>
      </w:pPr>
    </w:p>
    <w:p w14:paraId="209A08A4" w14:textId="77777777" w:rsidR="004159E2" w:rsidRPr="008414A7" w:rsidRDefault="004159E2" w:rsidP="004159E2">
      <w:pPr>
        <w:pStyle w:val="ListParagraph"/>
        <w:numPr>
          <w:ilvl w:val="0"/>
          <w:numId w:val="1"/>
        </w:numPr>
        <w:spacing w:after="240"/>
        <w:jc w:val="both"/>
        <w:rPr>
          <w:rFonts w:ascii="Adobe Garamond Pro" w:hAnsi="Adobe Garamond Pro"/>
          <w:b/>
          <w:bCs/>
          <w:sz w:val="28"/>
          <w:szCs w:val="28"/>
          <w:u w:val="single"/>
        </w:rPr>
      </w:pPr>
      <w:r w:rsidRPr="008414A7">
        <w:rPr>
          <w:rFonts w:ascii="Adobe Garamond Pro" w:hAnsi="Adobe Garamond Pro"/>
          <w:b/>
          <w:bCs/>
          <w:sz w:val="28"/>
          <w:szCs w:val="28"/>
          <w:u w:val="single"/>
        </w:rPr>
        <w:lastRenderedPageBreak/>
        <w:t>Conclusion</w:t>
      </w:r>
    </w:p>
    <w:p w14:paraId="504A5232" w14:textId="3AEAF58F" w:rsidR="004159E2" w:rsidRPr="008868F2" w:rsidRDefault="004159E2" w:rsidP="004159E2">
      <w:pPr>
        <w:spacing w:after="240"/>
        <w:ind w:firstLine="360"/>
        <w:jc w:val="both"/>
        <w:rPr>
          <w:rFonts w:ascii="Adobe Garamond Pro" w:hAnsi="Adobe Garamond Pro"/>
          <w:sz w:val="28"/>
          <w:szCs w:val="28"/>
        </w:rPr>
      </w:pPr>
      <w:r>
        <w:rPr>
          <w:rFonts w:ascii="Adobe Garamond Pro" w:hAnsi="Adobe Garamond Pro"/>
          <w:sz w:val="28"/>
          <w:szCs w:val="28"/>
        </w:rPr>
        <w:t>Our clients are</w:t>
      </w:r>
      <w:r w:rsidRPr="008868F2">
        <w:rPr>
          <w:rFonts w:ascii="Adobe Garamond Pro" w:hAnsi="Adobe Garamond Pro"/>
          <w:sz w:val="28"/>
          <w:szCs w:val="28"/>
        </w:rPr>
        <w:t xml:space="preserve"> genuinely devastated by </w:t>
      </w:r>
      <w:r>
        <w:rPr>
          <w:rFonts w:ascii="Adobe Garamond Pro" w:hAnsi="Adobe Garamond Pro"/>
          <w:sz w:val="28"/>
          <w:szCs w:val="28"/>
        </w:rPr>
        <w:t>the Dealership’s mis</w:t>
      </w:r>
      <w:r w:rsidRPr="008868F2">
        <w:rPr>
          <w:rFonts w:ascii="Adobe Garamond Pro" w:hAnsi="Adobe Garamond Pro"/>
          <w:sz w:val="28"/>
          <w:szCs w:val="28"/>
        </w:rPr>
        <w:t>treat</w:t>
      </w:r>
      <w:r>
        <w:rPr>
          <w:rFonts w:ascii="Adobe Garamond Pro" w:hAnsi="Adobe Garamond Pro"/>
          <w:sz w:val="28"/>
          <w:szCs w:val="28"/>
        </w:rPr>
        <w:t>ment</w:t>
      </w:r>
      <w:r w:rsidRPr="008868F2">
        <w:rPr>
          <w:rFonts w:ascii="Adobe Garamond Pro" w:hAnsi="Adobe Garamond Pro"/>
          <w:sz w:val="28"/>
          <w:szCs w:val="28"/>
        </w:rPr>
        <w:t xml:space="preserve"> </w:t>
      </w:r>
      <w:r>
        <w:rPr>
          <w:rFonts w:ascii="Adobe Garamond Pro" w:hAnsi="Adobe Garamond Pro"/>
          <w:sz w:val="28"/>
          <w:szCs w:val="28"/>
        </w:rPr>
        <w:t>of them, which obviously resulted solely from the color of their skin. They</w:t>
      </w:r>
      <w:r w:rsidRPr="008868F2">
        <w:rPr>
          <w:rFonts w:ascii="Adobe Garamond Pro" w:hAnsi="Adobe Garamond Pro"/>
          <w:sz w:val="28"/>
          <w:szCs w:val="28"/>
        </w:rPr>
        <w:t xml:space="preserve"> </w:t>
      </w:r>
      <w:r>
        <w:rPr>
          <w:rFonts w:ascii="Adobe Garamond Pro" w:hAnsi="Adobe Garamond Pro"/>
          <w:sz w:val="28"/>
          <w:szCs w:val="28"/>
        </w:rPr>
        <w:t>are</w:t>
      </w:r>
      <w:r w:rsidRPr="008868F2">
        <w:rPr>
          <w:rFonts w:ascii="Adobe Garamond Pro" w:hAnsi="Adobe Garamond Pro"/>
          <w:sz w:val="28"/>
          <w:szCs w:val="28"/>
        </w:rPr>
        <w:t xml:space="preserve"> committed to achieving complete vindication for the egregious</w:t>
      </w:r>
      <w:r w:rsidR="006D6D8A">
        <w:rPr>
          <w:rFonts w:ascii="Adobe Garamond Pro" w:hAnsi="Adobe Garamond Pro"/>
          <w:sz w:val="28"/>
          <w:szCs w:val="28"/>
        </w:rPr>
        <w:t xml:space="preserve"> violation</w:t>
      </w:r>
      <w:r w:rsidRPr="008868F2">
        <w:rPr>
          <w:rFonts w:ascii="Adobe Garamond Pro" w:hAnsi="Adobe Garamond Pro"/>
          <w:sz w:val="28"/>
          <w:szCs w:val="28"/>
        </w:rPr>
        <w:t xml:space="preserve"> to which </w:t>
      </w:r>
      <w:r>
        <w:rPr>
          <w:rFonts w:ascii="Adobe Garamond Pro" w:hAnsi="Adobe Garamond Pro"/>
          <w:sz w:val="28"/>
          <w:szCs w:val="28"/>
        </w:rPr>
        <w:t>they</w:t>
      </w:r>
      <w:r w:rsidRPr="008868F2">
        <w:rPr>
          <w:rFonts w:ascii="Adobe Garamond Pro" w:hAnsi="Adobe Garamond Pro"/>
          <w:sz w:val="28"/>
          <w:szCs w:val="28"/>
        </w:rPr>
        <w:t xml:space="preserve"> ha</w:t>
      </w:r>
      <w:r>
        <w:rPr>
          <w:rFonts w:ascii="Adobe Garamond Pro" w:hAnsi="Adobe Garamond Pro"/>
          <w:sz w:val="28"/>
          <w:szCs w:val="28"/>
        </w:rPr>
        <w:t>ve</w:t>
      </w:r>
      <w:r w:rsidRPr="008868F2">
        <w:rPr>
          <w:rFonts w:ascii="Adobe Garamond Pro" w:hAnsi="Adobe Garamond Pro"/>
          <w:sz w:val="28"/>
          <w:szCs w:val="28"/>
        </w:rPr>
        <w:t xml:space="preserve"> been subjected.  To that end, </w:t>
      </w:r>
      <w:r>
        <w:rPr>
          <w:rFonts w:ascii="Adobe Garamond Pro" w:hAnsi="Adobe Garamond Pro"/>
          <w:sz w:val="28"/>
          <w:szCs w:val="28"/>
        </w:rPr>
        <w:t xml:space="preserve">we </w:t>
      </w:r>
      <w:r w:rsidRPr="008868F2">
        <w:rPr>
          <w:rFonts w:ascii="Adobe Garamond Pro" w:hAnsi="Adobe Garamond Pro"/>
          <w:sz w:val="28"/>
          <w:szCs w:val="28"/>
        </w:rPr>
        <w:t>are prepared</w:t>
      </w:r>
      <w:ins w:id="16" w:author="Jacqueline Carranza" w:date="2024-04-02T17:43:00Z">
        <w:r w:rsidR="005A77F0">
          <w:rPr>
            <w:rFonts w:ascii="Adobe Garamond Pro" w:hAnsi="Adobe Garamond Pro"/>
            <w:sz w:val="28"/>
            <w:szCs w:val="28"/>
          </w:rPr>
          <w:t xml:space="preserve"> </w:t>
        </w:r>
        <w:commentRangeStart w:id="17"/>
        <w:r w:rsidR="005A77F0">
          <w:rPr>
            <w:rFonts w:ascii="Adobe Garamond Pro" w:hAnsi="Adobe Garamond Pro"/>
            <w:sz w:val="28"/>
            <w:szCs w:val="28"/>
          </w:rPr>
          <w:t>with local counsel</w:t>
        </w:r>
      </w:ins>
      <w:r w:rsidRPr="008868F2">
        <w:rPr>
          <w:rFonts w:ascii="Adobe Garamond Pro" w:hAnsi="Adobe Garamond Pro"/>
          <w:sz w:val="28"/>
          <w:szCs w:val="28"/>
        </w:rPr>
        <w:t xml:space="preserve"> </w:t>
      </w:r>
      <w:commentRangeEnd w:id="17"/>
      <w:r w:rsidR="005A77F0">
        <w:rPr>
          <w:rStyle w:val="CommentReference"/>
        </w:rPr>
        <w:commentReference w:id="17"/>
      </w:r>
      <w:r w:rsidRPr="008868F2">
        <w:rPr>
          <w:rFonts w:ascii="Adobe Garamond Pro" w:hAnsi="Adobe Garamond Pro"/>
          <w:sz w:val="28"/>
          <w:szCs w:val="28"/>
        </w:rPr>
        <w:t>to commence litigation immediately, and we are certain that a jury would render a</w:t>
      </w:r>
      <w:r>
        <w:rPr>
          <w:rFonts w:ascii="Adobe Garamond Pro" w:hAnsi="Adobe Garamond Pro"/>
          <w:sz w:val="28"/>
          <w:szCs w:val="28"/>
        </w:rPr>
        <w:t xml:space="preserve"> </w:t>
      </w:r>
      <w:r w:rsidRPr="008868F2">
        <w:rPr>
          <w:rFonts w:ascii="Adobe Garamond Pro" w:hAnsi="Adobe Garamond Pro"/>
          <w:sz w:val="28"/>
          <w:szCs w:val="28"/>
        </w:rPr>
        <w:t xml:space="preserve">large award in </w:t>
      </w:r>
      <w:r>
        <w:rPr>
          <w:rFonts w:ascii="Adobe Garamond Pro" w:hAnsi="Adobe Garamond Pro"/>
          <w:sz w:val="28"/>
          <w:szCs w:val="28"/>
        </w:rPr>
        <w:t>their</w:t>
      </w:r>
      <w:r w:rsidRPr="008868F2">
        <w:rPr>
          <w:rFonts w:ascii="Adobe Garamond Pro" w:hAnsi="Adobe Garamond Pro"/>
          <w:sz w:val="28"/>
          <w:szCs w:val="28"/>
        </w:rPr>
        <w:t xml:space="preserve"> favor.</w:t>
      </w:r>
    </w:p>
    <w:p w14:paraId="4E40211A" w14:textId="77777777" w:rsidR="004159E2" w:rsidRPr="008868F2" w:rsidRDefault="004159E2" w:rsidP="004159E2">
      <w:pPr>
        <w:pStyle w:val="BodyText"/>
        <w:spacing w:after="240"/>
        <w:ind w:firstLine="360"/>
        <w:jc w:val="both"/>
        <w:rPr>
          <w:rFonts w:ascii="Adobe Garamond Pro" w:hAnsi="Adobe Garamond Pro"/>
          <w:sz w:val="28"/>
          <w:szCs w:val="28"/>
        </w:rPr>
      </w:pPr>
      <w:r w:rsidRPr="008868F2">
        <w:rPr>
          <w:rFonts w:ascii="Adobe Garamond Pro" w:hAnsi="Adobe Garamond Pro"/>
          <w:sz w:val="28"/>
          <w:szCs w:val="28"/>
        </w:rPr>
        <w:t xml:space="preserve">We have nonetheless sent this letter to present </w:t>
      </w:r>
      <w:r>
        <w:rPr>
          <w:rFonts w:ascii="Adobe Garamond Pro" w:hAnsi="Adobe Garamond Pro"/>
          <w:sz w:val="28"/>
          <w:szCs w:val="28"/>
        </w:rPr>
        <w:t>JLR</w:t>
      </w:r>
      <w:r w:rsidRPr="008868F2">
        <w:rPr>
          <w:rFonts w:ascii="Adobe Garamond Pro" w:hAnsi="Adobe Garamond Pro"/>
          <w:sz w:val="28"/>
          <w:szCs w:val="28"/>
        </w:rPr>
        <w:t xml:space="preserve"> with an opportunity to avoid costly and protracted litigation that is likely to result in substantial liability. </w:t>
      </w:r>
    </w:p>
    <w:p w14:paraId="0D42D397" w14:textId="77777777" w:rsidR="004159E2" w:rsidRPr="00205B84" w:rsidRDefault="004159E2" w:rsidP="004159E2">
      <w:pPr>
        <w:pStyle w:val="BodyText"/>
        <w:spacing w:after="0"/>
        <w:ind w:firstLine="360"/>
        <w:jc w:val="both"/>
        <w:rPr>
          <w:rFonts w:ascii="Adobe Garamond Pro" w:hAnsi="Adobe Garamond Pro"/>
          <w:sz w:val="28"/>
          <w:szCs w:val="28"/>
        </w:rPr>
      </w:pPr>
      <w:r w:rsidRPr="00205B84">
        <w:rPr>
          <w:rFonts w:ascii="Adobe Garamond Pro" w:hAnsi="Adobe Garamond Pro"/>
          <w:sz w:val="28"/>
          <w:szCs w:val="28"/>
        </w:rPr>
        <w:t xml:space="preserve">Finally, we also remind you of </w:t>
      </w:r>
      <w:r>
        <w:rPr>
          <w:rFonts w:ascii="Adobe Garamond Pro" w:hAnsi="Adobe Garamond Pro"/>
          <w:sz w:val="28"/>
          <w:szCs w:val="28"/>
        </w:rPr>
        <w:t xml:space="preserve">JLR’s </w:t>
      </w:r>
      <w:r w:rsidRPr="00205B84">
        <w:rPr>
          <w:rFonts w:ascii="Adobe Garamond Pro" w:hAnsi="Adobe Garamond Pro"/>
          <w:sz w:val="28"/>
          <w:szCs w:val="28"/>
        </w:rPr>
        <w:t xml:space="preserve">obligations to take immediate steps to preserve any material, including, but not limited to, all emails, instant messages, voicemails, text messages and any other communications, documents or electronically stored information related to this matter, whether in electronic or paper form. </w:t>
      </w:r>
    </w:p>
    <w:p w14:paraId="57BC05F8" w14:textId="77777777" w:rsidR="004159E2" w:rsidRPr="00205B84" w:rsidRDefault="004159E2" w:rsidP="004159E2">
      <w:pPr>
        <w:pStyle w:val="ListParagraph"/>
        <w:jc w:val="both"/>
        <w:rPr>
          <w:rFonts w:ascii="Adobe Garamond Pro" w:hAnsi="Adobe Garamond Pro" w:cs="Times New Roman"/>
          <w:sz w:val="28"/>
          <w:szCs w:val="28"/>
        </w:rPr>
      </w:pPr>
    </w:p>
    <w:p w14:paraId="633DEB2F" w14:textId="77777777" w:rsidR="004159E2" w:rsidRPr="00205B84" w:rsidRDefault="004159E2" w:rsidP="004159E2">
      <w:pPr>
        <w:pStyle w:val="BodyText"/>
        <w:spacing w:after="0"/>
        <w:ind w:firstLine="360"/>
        <w:contextualSpacing/>
        <w:jc w:val="both"/>
        <w:rPr>
          <w:rFonts w:ascii="Adobe Garamond Pro" w:hAnsi="Adobe Garamond Pro"/>
          <w:sz w:val="28"/>
          <w:szCs w:val="28"/>
        </w:rPr>
      </w:pPr>
      <w:r w:rsidRPr="00205B84">
        <w:rPr>
          <w:rFonts w:ascii="Adobe Garamond Pro" w:hAnsi="Adobe Garamond Pro"/>
          <w:sz w:val="28"/>
          <w:szCs w:val="28"/>
        </w:rPr>
        <w:t>Additionally, please take immediate steps to preserve the personal and business hard drives, back-up storage tapes, cellular telephones, computers, laptops and/or other devices of all individuals potentially having knowledge related to this action.</w:t>
      </w:r>
    </w:p>
    <w:p w14:paraId="59746016" w14:textId="77777777" w:rsidR="004159E2" w:rsidRPr="00205B84" w:rsidRDefault="004159E2" w:rsidP="004159E2">
      <w:pPr>
        <w:pStyle w:val="BodyText"/>
        <w:spacing w:after="0"/>
        <w:contextualSpacing/>
        <w:rPr>
          <w:rFonts w:ascii="Adobe Garamond Pro" w:hAnsi="Adobe Garamond Pro"/>
          <w:sz w:val="28"/>
          <w:szCs w:val="28"/>
        </w:rPr>
      </w:pPr>
    </w:p>
    <w:p w14:paraId="6097090D" w14:textId="3A190BCB" w:rsidR="004159E2" w:rsidRPr="00205B84" w:rsidRDefault="004159E2" w:rsidP="004159E2">
      <w:pPr>
        <w:keepNext/>
        <w:ind w:firstLine="360"/>
        <w:rPr>
          <w:rFonts w:ascii="Adobe Garamond Pro" w:hAnsi="Adobe Garamond Pro"/>
          <w:sz w:val="28"/>
          <w:szCs w:val="28"/>
        </w:rPr>
      </w:pPr>
      <w:r w:rsidRPr="00205B84">
        <w:rPr>
          <w:rFonts w:ascii="Adobe Garamond Pro" w:hAnsi="Adobe Garamond Pro"/>
          <w:sz w:val="28"/>
          <w:szCs w:val="28"/>
        </w:rPr>
        <w:t xml:space="preserve">Please contact us no later than </w:t>
      </w:r>
      <w:r w:rsidRPr="00205B84">
        <w:rPr>
          <w:rFonts w:ascii="Adobe Garamond Pro" w:hAnsi="Adobe Garamond Pro"/>
          <w:bCs/>
          <w:sz w:val="28"/>
          <w:szCs w:val="28"/>
        </w:rPr>
        <w:t xml:space="preserve">the end of the day </w:t>
      </w:r>
      <w:del w:id="18" w:author="Jacqueline Carranza" w:date="2024-04-02T16:09:00Z">
        <w:r w:rsidR="004F0690" w:rsidDel="006A6590">
          <w:rPr>
            <w:rFonts w:ascii="Adobe Garamond Pro" w:hAnsi="Adobe Garamond Pro"/>
            <w:bCs/>
            <w:sz w:val="28"/>
            <w:szCs w:val="28"/>
          </w:rPr>
          <w:delText>Friday</w:delText>
        </w:r>
        <w:r w:rsidRPr="00205B84" w:rsidDel="006A6590">
          <w:rPr>
            <w:rFonts w:ascii="Adobe Garamond Pro" w:hAnsi="Adobe Garamond Pro"/>
            <w:bCs/>
            <w:sz w:val="28"/>
            <w:szCs w:val="28"/>
          </w:rPr>
          <w:delText xml:space="preserve">, </w:delText>
        </w:r>
        <w:r w:rsidDel="006A6590">
          <w:rPr>
            <w:rFonts w:ascii="Adobe Garamond Pro" w:hAnsi="Adobe Garamond Pro"/>
            <w:bCs/>
            <w:sz w:val="28"/>
            <w:szCs w:val="28"/>
          </w:rPr>
          <w:delText xml:space="preserve">March </w:delText>
        </w:r>
        <w:r w:rsidR="008B390E" w:rsidDel="006A6590">
          <w:rPr>
            <w:rFonts w:ascii="Adobe Garamond Pro" w:hAnsi="Adobe Garamond Pro"/>
            <w:bCs/>
            <w:sz w:val="28"/>
            <w:szCs w:val="28"/>
          </w:rPr>
          <w:delText>29</w:delText>
        </w:r>
      </w:del>
      <w:ins w:id="19" w:author="Jacqueline Carranza" w:date="2024-04-02T16:09:00Z">
        <w:r w:rsidR="006A6590">
          <w:rPr>
            <w:rFonts w:ascii="Adobe Garamond Pro" w:hAnsi="Adobe Garamond Pro"/>
            <w:bCs/>
            <w:sz w:val="28"/>
            <w:szCs w:val="28"/>
          </w:rPr>
          <w:t>Wednesday, April 10</w:t>
        </w:r>
      </w:ins>
      <w:r w:rsidRPr="00205B84">
        <w:rPr>
          <w:rFonts w:ascii="Adobe Garamond Pro" w:hAnsi="Adobe Garamond Pro"/>
          <w:bCs/>
          <w:sz w:val="28"/>
          <w:szCs w:val="28"/>
        </w:rPr>
        <w:t>, 202</w:t>
      </w:r>
      <w:r>
        <w:rPr>
          <w:rFonts w:ascii="Adobe Garamond Pro" w:hAnsi="Adobe Garamond Pro"/>
          <w:bCs/>
          <w:sz w:val="28"/>
          <w:szCs w:val="28"/>
        </w:rPr>
        <w:t>4</w:t>
      </w:r>
      <w:r w:rsidRPr="00205B84">
        <w:rPr>
          <w:rFonts w:ascii="Adobe Garamond Pro" w:hAnsi="Adobe Garamond Pro"/>
          <w:bCs/>
          <w:sz w:val="28"/>
          <w:szCs w:val="28"/>
        </w:rPr>
        <w:t>,</w:t>
      </w:r>
      <w:r w:rsidRPr="00205B84">
        <w:rPr>
          <w:rFonts w:ascii="Adobe Garamond Pro" w:hAnsi="Adobe Garamond Pro"/>
          <w:b/>
          <w:sz w:val="28"/>
          <w:szCs w:val="28"/>
        </w:rPr>
        <w:t xml:space="preserve"> </w:t>
      </w:r>
      <w:r w:rsidRPr="00205B84">
        <w:rPr>
          <w:rFonts w:ascii="Adobe Garamond Pro" w:hAnsi="Adobe Garamond Pro"/>
          <w:sz w:val="28"/>
          <w:szCs w:val="28"/>
        </w:rPr>
        <w:t xml:space="preserve">if you are interested in discussing an amicable resolution of this matter short of litigation. </w:t>
      </w:r>
      <w:r w:rsidRPr="00205B84">
        <w:rPr>
          <w:rFonts w:ascii="Adobe Garamond Pro" w:hAnsi="Adobe Garamond Pro"/>
          <w:b/>
          <w:sz w:val="28"/>
          <w:szCs w:val="28"/>
        </w:rPr>
        <w:t xml:space="preserve"> </w:t>
      </w:r>
      <w:r w:rsidRPr="00205B84">
        <w:rPr>
          <w:rFonts w:ascii="Adobe Garamond Pro" w:hAnsi="Adobe Garamond Pro"/>
          <w:sz w:val="28"/>
          <w:szCs w:val="28"/>
        </w:rPr>
        <w:t>Otherwise, we will move forward without further notice.</w:t>
      </w:r>
    </w:p>
    <w:p w14:paraId="1D43287E" w14:textId="77777777" w:rsidR="004159E2" w:rsidRPr="00205B84" w:rsidRDefault="004159E2" w:rsidP="004159E2">
      <w:pPr>
        <w:rPr>
          <w:rFonts w:ascii="Adobe Garamond Pro" w:hAnsi="Adobe Garamond Pro"/>
          <w:sz w:val="28"/>
          <w:szCs w:val="28"/>
        </w:rPr>
      </w:pPr>
    </w:p>
    <w:p w14:paraId="34752B69" w14:textId="77777777" w:rsidR="004159E2" w:rsidRPr="00205B84" w:rsidRDefault="004159E2" w:rsidP="004159E2">
      <w:pPr>
        <w:ind w:left="4320"/>
        <w:rPr>
          <w:rFonts w:ascii="Adobe Garamond Pro" w:hAnsi="Adobe Garamond Pro"/>
          <w:sz w:val="28"/>
          <w:szCs w:val="28"/>
        </w:rPr>
      </w:pPr>
      <w:r w:rsidRPr="00205B84">
        <w:rPr>
          <w:rFonts w:ascii="Adobe Garamond Pro" w:hAnsi="Adobe Garamond Pro"/>
          <w:sz w:val="28"/>
          <w:szCs w:val="28"/>
        </w:rPr>
        <w:t>Yours truly,</w:t>
      </w:r>
    </w:p>
    <w:p w14:paraId="0E0F397C" w14:textId="77777777" w:rsidR="004159E2" w:rsidRPr="00205B84" w:rsidRDefault="004159E2" w:rsidP="004159E2">
      <w:pPr>
        <w:rPr>
          <w:rFonts w:ascii="Adobe Garamond Pro" w:hAnsi="Adobe Garamond Pro"/>
          <w:sz w:val="28"/>
          <w:szCs w:val="28"/>
        </w:rPr>
      </w:pPr>
    </w:p>
    <w:p w14:paraId="7723346E" w14:textId="578D9A6F" w:rsidR="00996157" w:rsidRPr="00655D63" w:rsidRDefault="004159E2" w:rsidP="004159E2">
      <w:pPr>
        <w:ind w:left="4320"/>
        <w:rPr>
          <w:rFonts w:ascii="Adobe Garamond Pro" w:hAnsi="Adobe Garamond Pro"/>
          <w:sz w:val="28"/>
          <w:szCs w:val="28"/>
        </w:rPr>
      </w:pPr>
      <w:r w:rsidRPr="00205B84">
        <w:rPr>
          <w:rFonts w:ascii="Adobe Garamond Pro" w:hAnsi="Adobe Garamond Pro"/>
          <w:sz w:val="28"/>
          <w:szCs w:val="28"/>
        </w:rPr>
        <w:t xml:space="preserve">John </w:t>
      </w:r>
      <w:proofErr w:type="spellStart"/>
      <w:r w:rsidRPr="00205B84">
        <w:rPr>
          <w:rFonts w:ascii="Adobe Garamond Pro" w:hAnsi="Adobe Garamond Pro"/>
          <w:sz w:val="28"/>
          <w:szCs w:val="28"/>
        </w:rPr>
        <w:t>Elefterakis</w:t>
      </w:r>
      <w:proofErr w:type="spellEnd"/>
    </w:p>
    <w:sectPr w:rsidR="00996157" w:rsidRPr="00655D63" w:rsidSect="0016026D">
      <w:headerReference w:type="default" r:id="rId13"/>
      <w:pgSz w:w="12240" w:h="15840"/>
      <w:pgMar w:top="1440" w:right="1440" w:bottom="1440" w:left="1440" w:header="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Jacqueline Carranza" w:date="2024-04-02T17:43:00Z" w:initials="JC">
    <w:p w14:paraId="51B696ED" w14:textId="77777777" w:rsidR="005A77F0" w:rsidRDefault="005A77F0" w:rsidP="005A77F0">
      <w:pPr>
        <w:pStyle w:val="CommentText"/>
      </w:pPr>
      <w:r>
        <w:rPr>
          <w:rStyle w:val="CommentReference"/>
        </w:rPr>
        <w:annotationRef/>
      </w:r>
      <w:r>
        <w:t>We have to be careful in making any impression we are admitted in MA, to abide by the rules.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B696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AB3EEF7" w16cex:dateUtc="2024-04-02T2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B696ED" w16cid:durableId="1AB3EE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5F58C" w14:textId="77777777" w:rsidR="0016026D" w:rsidRDefault="0016026D">
      <w:pPr>
        <w:spacing w:line="240" w:lineRule="auto"/>
      </w:pPr>
      <w:r>
        <w:separator/>
      </w:r>
    </w:p>
  </w:endnote>
  <w:endnote w:type="continuationSeparator" w:id="0">
    <w:p w14:paraId="4EE96608" w14:textId="77777777" w:rsidR="0016026D" w:rsidRDefault="001602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dobe Garamond Pro">
    <w:altName w:val="Garamond"/>
    <w:panose1 w:val="00000000000000000000"/>
    <w:charset w:val="4D"/>
    <w:family w:val="roman"/>
    <w:notTrueType/>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38D7A" w14:textId="77777777" w:rsidR="00996157" w:rsidRDefault="00C47AC4">
    <w:r>
      <w:rPr>
        <w:noProof/>
      </w:rPr>
      <w:drawing>
        <wp:inline distT="114300" distB="114300" distL="114300" distR="114300" wp14:anchorId="6CAC3377" wp14:editId="253F4F06">
          <wp:extent cx="5943600" cy="3429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943600" cy="34290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9BE24" w14:textId="77777777" w:rsidR="0016026D" w:rsidRDefault="0016026D">
      <w:pPr>
        <w:spacing w:line="240" w:lineRule="auto"/>
      </w:pPr>
      <w:r>
        <w:separator/>
      </w:r>
    </w:p>
  </w:footnote>
  <w:footnote w:type="continuationSeparator" w:id="0">
    <w:p w14:paraId="329F8A6C" w14:textId="77777777" w:rsidR="0016026D" w:rsidRDefault="001602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1E89F" w14:textId="77777777" w:rsidR="00996157" w:rsidRDefault="00C47AC4">
    <w:pPr>
      <w:ind w:left="-1440" w:right="-1440"/>
    </w:pPr>
    <w:r>
      <w:rPr>
        <w:noProof/>
      </w:rPr>
      <w:drawing>
        <wp:inline distT="0" distB="0" distL="0" distR="0" wp14:anchorId="639C9AC2" wp14:editId="09E9E2BD">
          <wp:extent cx="7762702" cy="205263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62702" cy="2052638"/>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0E465" w14:textId="77777777" w:rsidR="004159E2" w:rsidRDefault="004159E2" w:rsidP="004159E2">
    <w:pPr>
      <w:ind w:right="-1440"/>
    </w:pPr>
  </w:p>
  <w:p w14:paraId="23BD52B3" w14:textId="569DFD72" w:rsidR="00106341" w:rsidRPr="004159E2" w:rsidRDefault="004159E2" w:rsidP="004159E2">
    <w:pPr>
      <w:spacing w:line="240" w:lineRule="auto"/>
      <w:ind w:right="-1440"/>
      <w:rPr>
        <w:rFonts w:ascii="Adobe Garamond Pro" w:hAnsi="Adobe Garamond Pro"/>
        <w:sz w:val="24"/>
        <w:szCs w:val="24"/>
      </w:rPr>
    </w:pPr>
    <w:r w:rsidRPr="004159E2">
      <w:rPr>
        <w:rFonts w:ascii="Adobe Garamond Pro" w:hAnsi="Adobe Garamond Pro"/>
        <w:sz w:val="24"/>
        <w:szCs w:val="24"/>
      </w:rPr>
      <w:t>Mr. David Berry</w:t>
    </w:r>
  </w:p>
  <w:p w14:paraId="6EC45732" w14:textId="65244388" w:rsidR="004159E2" w:rsidRPr="004159E2" w:rsidRDefault="004159E2" w:rsidP="004159E2">
    <w:pPr>
      <w:ind w:right="-1440"/>
      <w:rPr>
        <w:rFonts w:ascii="Adobe Garamond Pro" w:hAnsi="Adobe Garamond Pro"/>
        <w:sz w:val="24"/>
        <w:szCs w:val="24"/>
      </w:rPr>
    </w:pPr>
    <w:r w:rsidRPr="004159E2">
      <w:rPr>
        <w:rFonts w:ascii="Adobe Garamond Pro" w:hAnsi="Adobe Garamond Pro"/>
        <w:sz w:val="24"/>
        <w:szCs w:val="24"/>
      </w:rPr>
      <w:t xml:space="preserve">March </w:t>
    </w:r>
    <w:r w:rsidR="007735D9">
      <w:rPr>
        <w:rFonts w:ascii="Adobe Garamond Pro" w:hAnsi="Adobe Garamond Pro"/>
        <w:sz w:val="24"/>
        <w:szCs w:val="24"/>
      </w:rPr>
      <w:t>24</w:t>
    </w:r>
    <w:r w:rsidRPr="004159E2">
      <w:rPr>
        <w:rFonts w:ascii="Adobe Garamond Pro" w:hAnsi="Adobe Garamond Pro"/>
        <w:sz w:val="24"/>
        <w:szCs w:val="24"/>
      </w:rPr>
      <w:t>, 2023</w:t>
    </w:r>
  </w:p>
  <w:p w14:paraId="7B0D7BE5" w14:textId="2762FE8B" w:rsidR="004159E2" w:rsidRDefault="004159E2" w:rsidP="004159E2">
    <w:pPr>
      <w:ind w:right="-1440"/>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7708A"/>
    <w:multiLevelType w:val="hybridMultilevel"/>
    <w:tmpl w:val="1D521E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320F89"/>
    <w:multiLevelType w:val="hybridMultilevel"/>
    <w:tmpl w:val="569407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616867">
    <w:abstractNumId w:val="1"/>
  </w:num>
  <w:num w:numId="2" w16cid:durableId="8654103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queline Carranza">
    <w15:presenceInfo w15:providerId="AD" w15:userId="S-1-5-21-3227521868-1778972160-576774329-3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57"/>
    <w:rsid w:val="000D73D7"/>
    <w:rsid w:val="00106341"/>
    <w:rsid w:val="001374E6"/>
    <w:rsid w:val="001574A5"/>
    <w:rsid w:val="0016026D"/>
    <w:rsid w:val="001717FA"/>
    <w:rsid w:val="00173B71"/>
    <w:rsid w:val="001A0966"/>
    <w:rsid w:val="001C05D4"/>
    <w:rsid w:val="001C275F"/>
    <w:rsid w:val="001C5C8D"/>
    <w:rsid w:val="001D7C4A"/>
    <w:rsid w:val="002247BF"/>
    <w:rsid w:val="0023701B"/>
    <w:rsid w:val="0024376C"/>
    <w:rsid w:val="0025758A"/>
    <w:rsid w:val="0027427B"/>
    <w:rsid w:val="00274CD2"/>
    <w:rsid w:val="002A1353"/>
    <w:rsid w:val="002A7A58"/>
    <w:rsid w:val="002B64F6"/>
    <w:rsid w:val="003000D7"/>
    <w:rsid w:val="0035334E"/>
    <w:rsid w:val="00363CA0"/>
    <w:rsid w:val="00370BF5"/>
    <w:rsid w:val="00375772"/>
    <w:rsid w:val="0038588D"/>
    <w:rsid w:val="003B6DD7"/>
    <w:rsid w:val="003F7852"/>
    <w:rsid w:val="004159E2"/>
    <w:rsid w:val="00430F91"/>
    <w:rsid w:val="004460BD"/>
    <w:rsid w:val="00472654"/>
    <w:rsid w:val="0048079F"/>
    <w:rsid w:val="00487FB6"/>
    <w:rsid w:val="004A62DE"/>
    <w:rsid w:val="004F0690"/>
    <w:rsid w:val="005413CF"/>
    <w:rsid w:val="00580932"/>
    <w:rsid w:val="00580A87"/>
    <w:rsid w:val="005A77F0"/>
    <w:rsid w:val="005B64E5"/>
    <w:rsid w:val="005E1C06"/>
    <w:rsid w:val="005E2FF9"/>
    <w:rsid w:val="006145B2"/>
    <w:rsid w:val="00655D63"/>
    <w:rsid w:val="00660E48"/>
    <w:rsid w:val="00664466"/>
    <w:rsid w:val="00674DBE"/>
    <w:rsid w:val="00690343"/>
    <w:rsid w:val="006A6590"/>
    <w:rsid w:val="006B5105"/>
    <w:rsid w:val="006D6D8A"/>
    <w:rsid w:val="006F34C7"/>
    <w:rsid w:val="0071103F"/>
    <w:rsid w:val="00747C2D"/>
    <w:rsid w:val="007735D9"/>
    <w:rsid w:val="007B03C1"/>
    <w:rsid w:val="007D4190"/>
    <w:rsid w:val="007E0EF8"/>
    <w:rsid w:val="008069A4"/>
    <w:rsid w:val="0087642B"/>
    <w:rsid w:val="008A6FD9"/>
    <w:rsid w:val="008B390E"/>
    <w:rsid w:val="008B4E6D"/>
    <w:rsid w:val="008C3E1A"/>
    <w:rsid w:val="008D01DD"/>
    <w:rsid w:val="0090163B"/>
    <w:rsid w:val="00920FC8"/>
    <w:rsid w:val="0092262C"/>
    <w:rsid w:val="00937A38"/>
    <w:rsid w:val="00960FD7"/>
    <w:rsid w:val="00995DBA"/>
    <w:rsid w:val="00996157"/>
    <w:rsid w:val="009C0FBF"/>
    <w:rsid w:val="009E4A6D"/>
    <w:rsid w:val="00A23E5A"/>
    <w:rsid w:val="00AB3C8E"/>
    <w:rsid w:val="00B1020B"/>
    <w:rsid w:val="00B22E8E"/>
    <w:rsid w:val="00B60B49"/>
    <w:rsid w:val="00B6568B"/>
    <w:rsid w:val="00BB4060"/>
    <w:rsid w:val="00BB76A2"/>
    <w:rsid w:val="00BD247B"/>
    <w:rsid w:val="00BE4DD0"/>
    <w:rsid w:val="00C2559C"/>
    <w:rsid w:val="00C47AC4"/>
    <w:rsid w:val="00C5426D"/>
    <w:rsid w:val="00CB6D2A"/>
    <w:rsid w:val="00CF3458"/>
    <w:rsid w:val="00CF79B8"/>
    <w:rsid w:val="00D13C9C"/>
    <w:rsid w:val="00D23C87"/>
    <w:rsid w:val="00D53330"/>
    <w:rsid w:val="00D66DF1"/>
    <w:rsid w:val="00D77F80"/>
    <w:rsid w:val="00D9753C"/>
    <w:rsid w:val="00DC2F8C"/>
    <w:rsid w:val="00DC3239"/>
    <w:rsid w:val="00DE4DEA"/>
    <w:rsid w:val="00DE6C41"/>
    <w:rsid w:val="00E05A35"/>
    <w:rsid w:val="00E50434"/>
    <w:rsid w:val="00E517B2"/>
    <w:rsid w:val="00ED7C03"/>
    <w:rsid w:val="00F54421"/>
    <w:rsid w:val="00F56581"/>
    <w:rsid w:val="00F615B2"/>
    <w:rsid w:val="00F629A1"/>
    <w:rsid w:val="00FA663D"/>
    <w:rsid w:val="00FA7829"/>
    <w:rsid w:val="00FC5513"/>
    <w:rsid w:val="00FE5528"/>
    <w:rsid w:val="00FE678D"/>
    <w:rsid w:val="00FF2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0898"/>
  <w15:docId w15:val="{F1D58C29-DFA1-4C32-A7C5-73A48489E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nhideWhenUsed/>
    <w:rsid w:val="00106341"/>
    <w:pPr>
      <w:tabs>
        <w:tab w:val="center" w:pos="4680"/>
        <w:tab w:val="right" w:pos="9360"/>
      </w:tabs>
      <w:spacing w:line="240" w:lineRule="auto"/>
    </w:pPr>
    <w:rPr>
      <w:rFonts w:asciiTheme="minorHAnsi" w:eastAsiaTheme="minorEastAsia" w:hAnsiTheme="minorHAnsi" w:cstheme="minorBidi"/>
      <w:sz w:val="24"/>
      <w:szCs w:val="24"/>
      <w:lang w:val="en-US"/>
    </w:rPr>
  </w:style>
  <w:style w:type="character" w:customStyle="1" w:styleId="HeaderChar">
    <w:name w:val="Header Char"/>
    <w:basedOn w:val="DefaultParagraphFont"/>
    <w:link w:val="Header"/>
    <w:rsid w:val="00106341"/>
    <w:rPr>
      <w:rFonts w:asciiTheme="minorHAnsi" w:eastAsiaTheme="minorEastAsia" w:hAnsiTheme="minorHAnsi" w:cstheme="minorBidi"/>
      <w:sz w:val="24"/>
      <w:szCs w:val="24"/>
      <w:lang w:val="en-US"/>
    </w:rPr>
  </w:style>
  <w:style w:type="paragraph" w:styleId="ListParagraph">
    <w:name w:val="List Paragraph"/>
    <w:basedOn w:val="Normal"/>
    <w:uiPriority w:val="34"/>
    <w:qFormat/>
    <w:rsid w:val="00106341"/>
    <w:pPr>
      <w:spacing w:line="240" w:lineRule="auto"/>
      <w:ind w:left="720"/>
      <w:contextualSpacing/>
    </w:pPr>
    <w:rPr>
      <w:rFonts w:asciiTheme="minorHAnsi" w:eastAsiaTheme="minorEastAsia" w:hAnsiTheme="minorHAnsi" w:cstheme="minorBidi"/>
      <w:sz w:val="24"/>
      <w:szCs w:val="24"/>
      <w:lang w:val="en-US"/>
    </w:rPr>
  </w:style>
  <w:style w:type="paragraph" w:styleId="BodyText">
    <w:name w:val="Body Text"/>
    <w:basedOn w:val="Normal"/>
    <w:link w:val="BodyTextChar"/>
    <w:uiPriority w:val="99"/>
    <w:semiHidden/>
    <w:unhideWhenUsed/>
    <w:rsid w:val="00106341"/>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99"/>
    <w:semiHidden/>
    <w:rsid w:val="00106341"/>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06341"/>
    <w:pPr>
      <w:tabs>
        <w:tab w:val="center" w:pos="4680"/>
        <w:tab w:val="right" w:pos="9360"/>
      </w:tabs>
      <w:spacing w:line="240" w:lineRule="auto"/>
    </w:pPr>
  </w:style>
  <w:style w:type="character" w:customStyle="1" w:styleId="FooterChar">
    <w:name w:val="Footer Char"/>
    <w:basedOn w:val="DefaultParagraphFont"/>
    <w:link w:val="Footer"/>
    <w:uiPriority w:val="99"/>
    <w:rsid w:val="00106341"/>
  </w:style>
  <w:style w:type="paragraph" w:styleId="BodyTextIndent">
    <w:name w:val="Body Text Indent"/>
    <w:basedOn w:val="Normal"/>
    <w:link w:val="BodyTextIndentChar"/>
    <w:uiPriority w:val="99"/>
    <w:semiHidden/>
    <w:unhideWhenUsed/>
    <w:rsid w:val="003F7852"/>
    <w:pPr>
      <w:spacing w:after="120"/>
      <w:ind w:left="360"/>
    </w:pPr>
  </w:style>
  <w:style w:type="character" w:customStyle="1" w:styleId="BodyTextIndentChar">
    <w:name w:val="Body Text Indent Char"/>
    <w:basedOn w:val="DefaultParagraphFont"/>
    <w:link w:val="BodyTextIndent"/>
    <w:uiPriority w:val="99"/>
    <w:semiHidden/>
    <w:rsid w:val="003F7852"/>
  </w:style>
  <w:style w:type="paragraph" w:styleId="Revision">
    <w:name w:val="Revision"/>
    <w:hidden/>
    <w:uiPriority w:val="99"/>
    <w:semiHidden/>
    <w:rsid w:val="006A6590"/>
    <w:pPr>
      <w:spacing w:line="240" w:lineRule="auto"/>
    </w:pPr>
  </w:style>
  <w:style w:type="character" w:styleId="CommentReference">
    <w:name w:val="annotation reference"/>
    <w:basedOn w:val="DefaultParagraphFont"/>
    <w:uiPriority w:val="99"/>
    <w:semiHidden/>
    <w:unhideWhenUsed/>
    <w:rsid w:val="005A77F0"/>
    <w:rPr>
      <w:sz w:val="16"/>
      <w:szCs w:val="16"/>
    </w:rPr>
  </w:style>
  <w:style w:type="paragraph" w:styleId="CommentText">
    <w:name w:val="annotation text"/>
    <w:basedOn w:val="Normal"/>
    <w:link w:val="CommentTextChar"/>
    <w:uiPriority w:val="99"/>
    <w:unhideWhenUsed/>
    <w:rsid w:val="005A77F0"/>
    <w:pPr>
      <w:spacing w:line="240" w:lineRule="auto"/>
    </w:pPr>
    <w:rPr>
      <w:sz w:val="20"/>
      <w:szCs w:val="20"/>
    </w:rPr>
  </w:style>
  <w:style w:type="character" w:customStyle="1" w:styleId="CommentTextChar">
    <w:name w:val="Comment Text Char"/>
    <w:basedOn w:val="DefaultParagraphFont"/>
    <w:link w:val="CommentText"/>
    <w:uiPriority w:val="99"/>
    <w:rsid w:val="005A77F0"/>
    <w:rPr>
      <w:sz w:val="20"/>
      <w:szCs w:val="20"/>
    </w:rPr>
  </w:style>
  <w:style w:type="paragraph" w:styleId="CommentSubject">
    <w:name w:val="annotation subject"/>
    <w:basedOn w:val="CommentText"/>
    <w:next w:val="CommentText"/>
    <w:link w:val="CommentSubjectChar"/>
    <w:uiPriority w:val="99"/>
    <w:semiHidden/>
    <w:unhideWhenUsed/>
    <w:rsid w:val="005A77F0"/>
    <w:rPr>
      <w:b/>
      <w:bCs/>
    </w:rPr>
  </w:style>
  <w:style w:type="character" w:customStyle="1" w:styleId="CommentSubjectChar">
    <w:name w:val="Comment Subject Char"/>
    <w:basedOn w:val="CommentTextChar"/>
    <w:link w:val="CommentSubject"/>
    <w:uiPriority w:val="99"/>
    <w:semiHidden/>
    <w:rsid w:val="005A77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4</Pages>
  <Words>1029</Words>
  <Characters>5867</Characters>
  <Application>Microsoft Office Word</Application>
  <DocSecurity>0</DocSecurity>
  <Lines>48</Lines>
  <Paragraphs>13</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Jacqueline Carranza</dc:creator>
  <cp:lastModifiedBy>Jacqueline Carranza</cp:lastModifiedBy>
  <cp:revision>2</cp:revision>
  <cp:lastPrinted>2024-03-11T17:49:00Z</cp:lastPrinted>
  <dcterms:created xsi:type="dcterms:W3CDTF">2024-04-03T19:20:00Z</dcterms:created>
  <dcterms:modified xsi:type="dcterms:W3CDTF">2024-04-03T19:20:00Z</dcterms:modified>
</cp:coreProperties>
</file>